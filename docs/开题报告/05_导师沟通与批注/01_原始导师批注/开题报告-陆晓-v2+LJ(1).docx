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ECF2D1" w14:textId="77777777" w:rsidR="00427304" w:rsidRDefault="00CB3608">
      <w:pPr>
        <w:pStyle w:val="af6"/>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CB3608">
            <w:pPr>
              <w:pStyle w:val="af7"/>
            </w:pPr>
            <w:r>
              <w:t>1.</w:t>
            </w:r>
            <w:r>
              <w:t>查阅一定数量（一般不应少于</w:t>
            </w:r>
            <w:r>
              <w:t>30</w:t>
            </w:r>
            <w:r>
              <w:t>篇）的文献资料，写出论文选题书面报告，内容一般在</w:t>
            </w:r>
            <w:r>
              <w:t>4000</w:t>
            </w:r>
            <w:r>
              <w:t>字以上；</w:t>
            </w:r>
          </w:p>
          <w:p w14:paraId="5C2C07C9" w14:textId="77777777" w:rsidR="00427304" w:rsidRDefault="00CB3608">
            <w:pPr>
              <w:pStyle w:val="af7"/>
            </w:pPr>
            <w:r>
              <w:t>2.</w:t>
            </w:r>
            <w:r>
              <w:t>书面报告内容应包括：研究背景及选题依据，国内外研究现状（附参考文献目录），研究内容，研究方案，技术路线，关键创新点，研究进度安排，研究基础与可行性分析，预期成果等；</w:t>
            </w:r>
            <w:r>
              <w:t xml:space="preserve"> </w:t>
            </w:r>
          </w:p>
          <w:p w14:paraId="20339B3D" w14:textId="77777777" w:rsidR="00427304" w:rsidRDefault="00CB3608">
            <w:pPr>
              <w:pStyle w:val="af7"/>
            </w:pPr>
            <w:r>
              <w:t>3.</w:t>
            </w:r>
            <w:r>
              <w:t>报告及论文工作计划应具有正确的政治立场，符合学术规范。</w:t>
            </w:r>
          </w:p>
          <w:p w14:paraId="76D7383E" w14:textId="77777777" w:rsidR="00427304" w:rsidRDefault="00CB3608">
            <w:pPr>
              <w:pStyle w:val="af7"/>
            </w:pPr>
            <w:r>
              <w:t>4.</w:t>
            </w:r>
            <w:r>
              <w:t>《选题报告及论文工作计划》撰写完毕后，以</w:t>
            </w:r>
            <w:r>
              <w:t>“</w:t>
            </w:r>
            <w:r>
              <w:t>学号姓名</w:t>
            </w:r>
            <w:r>
              <w:t>”</w:t>
            </w:r>
            <w:r>
              <w:t>命名，转成</w:t>
            </w:r>
            <w:r>
              <w:t>PDF</w:t>
            </w:r>
            <w:r>
              <w:t>版本后在</w:t>
            </w:r>
            <w:r>
              <w:t>1</w:t>
            </w:r>
            <w:r>
              <w:t>系统（</w:t>
            </w:r>
            <w:r>
              <w:t>1.tongji.edu.cn</w:t>
            </w:r>
            <w:r>
              <w:t>）论文选题申请时上传。</w:t>
            </w:r>
          </w:p>
        </w:tc>
      </w:tr>
    </w:tbl>
    <w:p w14:paraId="39886E3C" w14:textId="77777777" w:rsidR="00427304" w:rsidRDefault="00CB3608">
      <w:pPr>
        <w:pStyle w:val="af5"/>
      </w:pPr>
      <w:r>
        <w:t>选题报告及论文工作计划</w:t>
      </w:r>
    </w:p>
    <w:p w14:paraId="41F9D44E" w14:textId="77777777" w:rsidR="00427304" w:rsidRDefault="00CB3608">
      <w:pPr>
        <w:pStyle w:val="aff3"/>
      </w:pPr>
      <w:r>
        <w:br w:type="page"/>
      </w:r>
    </w:p>
    <w:p w14:paraId="28528C61" w14:textId="77777777" w:rsidR="00427304" w:rsidRDefault="00CB3608">
      <w:pPr>
        <w:pStyle w:val="af4"/>
      </w:pPr>
      <w:r>
        <w:lastRenderedPageBreak/>
        <w:t>基于图神经网络与强化学习的飞机脉动装配线调度方法研究</w:t>
      </w:r>
    </w:p>
    <w:p w14:paraId="01E02921" w14:textId="77777777" w:rsidR="00427304" w:rsidRDefault="00CB3608">
      <w:pPr>
        <w:pStyle w:val="1"/>
      </w:pPr>
      <w:r>
        <w:t xml:space="preserve">1 </w:t>
      </w:r>
      <w:commentRangeStart w:id="0"/>
      <w:r>
        <w:t>研究问题</w:t>
      </w:r>
      <w:commentRangeEnd w:id="0"/>
      <w:r w:rsidR="00AE2E2D">
        <w:rPr>
          <w:rStyle w:val="af"/>
          <w:sz w:val="32"/>
          <w:szCs w:val="32"/>
        </w:rPr>
        <w:commentReference w:id="0"/>
      </w:r>
    </w:p>
    <w:p w14:paraId="0F9679D5" w14:textId="77777777" w:rsidR="00427304" w:rsidRDefault="00CB3608">
      <w:pPr>
        <w:pStyle w:val="2"/>
      </w:pPr>
      <w:r>
        <w:t xml:space="preserve">1.1 </w:t>
      </w:r>
      <w:r>
        <w:t>所要研究的科学技术问题</w:t>
      </w:r>
    </w:p>
    <w:p w14:paraId="25A317FF" w14:textId="77777777" w:rsidR="00AE2E2D" w:rsidRDefault="00AE2E2D">
      <w:pPr>
        <w:rPr>
          <w:ins w:id="1" w:author="Juan Liu" w:date="2026-10-11T08:47:00Z" w16du:dateUtc="2026-10-11T00:47:00Z"/>
        </w:rPr>
      </w:pPr>
      <w:ins w:id="2" w:author="Juan Liu" w:date="2026-10-11T08:47:00Z" w16du:dateUtc="2026-10-11T00:47:00Z">
        <w:r w:rsidRPr="00AE2E2D">
          <w:t>飞机脉动装配线具有工艺关系复杂、资源约束多样及多架飞机同步转站等特点，生产调度涉及工序安排、站位分配与人员团队选择等相互耦合的决策。在实际生产过程中，工序延迟开工等扰动可能导致原有排程失效，并通过站位间的同步脉动机制影响其他在制飞机及后续生产周期。因此，本课题面向飞机脉动装配线中复杂工艺与资源约束下的联合调度、生产扰动下的动态调度及多架次协同动态调度问题，研究图神经网络与强化学习融合的调度优化方法，重点解决以下三个相互衔接的科学技术问题。</w:t>
        </w:r>
      </w:ins>
    </w:p>
    <w:p w14:paraId="201A000F" w14:textId="52B7A01A" w:rsidR="004902AF" w:rsidDel="00AE2E2D" w:rsidRDefault="00CB3608">
      <w:pPr>
        <w:rPr>
          <w:del w:id="3" w:author="Juan Liu" w:date="2026-10-11T08:47:00Z" w16du:dateUtc="2026-10-11T00:47:00Z"/>
        </w:rPr>
      </w:pPr>
      <w:del w:id="4" w:author="Juan Liu" w:date="2026-10-11T08:47:00Z" w16du:dateUtc="2026-10-11T00:47:00Z">
        <w:r w:rsidDel="00AE2E2D">
          <w:delTex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delText>
        </w:r>
      </w:del>
    </w:p>
    <w:p w14:paraId="4277F1E4" w14:textId="5807C83C" w:rsidR="00AE2E2D" w:rsidRDefault="00CB3608" w:rsidP="00AE2E2D">
      <w:pPr>
        <w:pStyle w:val="affa"/>
        <w:rPr>
          <w:ins w:id="5" w:author="Juan Liu" w:date="2026-10-11T08:48:00Z" w16du:dateUtc="2026-10-11T00:48:00Z"/>
          <w:rFonts w:hint="eastAsia"/>
        </w:rPr>
      </w:pPr>
      <w:r>
        <w:t>（</w:t>
      </w:r>
      <w:del w:id="6" w:author="Juan Liu" w:date="2026-10-11T08:48:00Z" w16du:dateUtc="2026-10-11T00:48:00Z">
        <w:r w:rsidDel="00AE2E2D">
          <w:delText>1</w:delText>
        </w:r>
        <w:r w:rsidDel="00AE2E2D">
          <w:delText>）</w:delText>
        </w:r>
      </w:del>
      <w:ins w:id="7" w:author="Juan Liu" w:date="2026-10-11T08:48:00Z" w16du:dateUtc="2026-10-11T00:48:00Z">
        <w:r w:rsidR="00AE2E2D">
          <w:rPr>
            <w:rFonts w:hint="eastAsia"/>
          </w:rPr>
          <w:t>1</w:t>
        </w:r>
        <w:r w:rsidR="00AE2E2D">
          <w:rPr>
            <w:rFonts w:hint="eastAsia"/>
          </w:rPr>
          <w:t>）</w:t>
        </w:r>
        <w:r w:rsidR="00AE2E2D">
          <w:rPr>
            <w:rFonts w:hint="eastAsia"/>
          </w:rPr>
          <w:t>复杂约束下的</w:t>
        </w:r>
        <w:r w:rsidR="00AE2E2D">
          <w:rPr>
            <w:rFonts w:hint="eastAsia"/>
          </w:rPr>
          <w:t>脉动装配线调度优化问题。</w:t>
        </w:r>
        <w:r w:rsidR="00AE2E2D">
          <w:rPr>
            <w:rFonts w:hint="eastAsia"/>
          </w:rPr>
          <w:t xml:space="preserve"> </w:t>
        </w:r>
        <w:r w:rsidR="00AE2E2D">
          <w:rPr>
            <w:rFonts w:hint="eastAsia"/>
          </w:rPr>
          <w:t>在工艺前序、人员资格及资源占用等约束下，研究基于同构图强化学习的工序、站位与人员团队联合决策方法，提高调度方案的优化质量与求解效率。</w:t>
        </w:r>
      </w:ins>
    </w:p>
    <w:p w14:paraId="0E8795B7" w14:textId="77777777" w:rsidR="00AE2E2D" w:rsidRDefault="00AE2E2D" w:rsidP="00AE2E2D">
      <w:pPr>
        <w:pStyle w:val="affa"/>
        <w:rPr>
          <w:ins w:id="8" w:author="Juan Liu" w:date="2026-10-11T08:48:00Z" w16du:dateUtc="2026-10-11T00:48:00Z"/>
          <w:rFonts w:hint="eastAsia"/>
        </w:rPr>
      </w:pPr>
      <w:ins w:id="9" w:author="Juan Liu" w:date="2026-10-11T08:48:00Z" w16du:dateUtc="2026-10-11T00:48:00Z">
        <w:r>
          <w:rPr>
            <w:rFonts w:hint="eastAsia"/>
          </w:rPr>
          <w:t>（</w:t>
        </w:r>
        <w:r>
          <w:rPr>
            <w:rFonts w:hint="eastAsia"/>
          </w:rPr>
          <w:t>2</w:t>
        </w:r>
        <w:r>
          <w:rPr>
            <w:rFonts w:hint="eastAsia"/>
          </w:rPr>
          <w:t>）脉动装配线动态调度问题。</w:t>
        </w:r>
        <w:r>
          <w:rPr>
            <w:rFonts w:hint="eastAsia"/>
          </w:rPr>
          <w:t xml:space="preserve"> </w:t>
        </w:r>
        <w:r>
          <w:rPr>
            <w:rFonts w:hint="eastAsia"/>
          </w:rPr>
          <w:t>针对工序延迟开工等生产扰动，研究基于异构图强化学习的多类型工艺与资源关系表示及动态调度方法，在保留既有执行安排的基础上，兼顾完工时间与计划稳定性。</w:t>
        </w:r>
      </w:ins>
    </w:p>
    <w:p w14:paraId="0A9F81ED" w14:textId="77777777" w:rsidR="00AE2E2D" w:rsidRDefault="00AE2E2D" w:rsidP="00AE2E2D">
      <w:pPr>
        <w:pStyle w:val="affa"/>
        <w:rPr>
          <w:ins w:id="10" w:author="Juan Liu" w:date="2026-10-11T08:48:00Z" w16du:dateUtc="2026-10-11T00:48:00Z"/>
        </w:rPr>
      </w:pPr>
      <w:ins w:id="11" w:author="Juan Liu" w:date="2026-10-11T08:48:00Z" w16du:dateUtc="2026-10-11T00:48:00Z">
        <w:r>
          <w:rPr>
            <w:rFonts w:hint="eastAsia"/>
          </w:rPr>
          <w:t>（</w:t>
        </w:r>
        <w:r>
          <w:rPr>
            <w:rFonts w:hint="eastAsia"/>
          </w:rPr>
          <w:t>3</w:t>
        </w:r>
        <w:r>
          <w:rPr>
            <w:rFonts w:hint="eastAsia"/>
          </w:rPr>
          <w:t>）多架次协同动态调度问题。</w:t>
        </w:r>
        <w:r>
          <w:rPr>
            <w:rFonts w:hint="eastAsia"/>
          </w:rPr>
          <w:t xml:space="preserve"> </w:t>
        </w:r>
        <w:r>
          <w:rPr>
            <w:rFonts w:hint="eastAsia"/>
          </w:rPr>
          <w:t>针对多架飞机同步脉动过程中局部延迟对其他飞机及后续周期的影响，研究基于语义增强图强化学习的跨站位、跨周期协同调度方法，提高多架次连续装配的整体生产效率。</w:t>
        </w:r>
      </w:ins>
    </w:p>
    <w:p w14:paraId="20810271" w14:textId="1D4580C1" w:rsidR="004902AF" w:rsidDel="00AE2E2D" w:rsidRDefault="00CB3608" w:rsidP="00AE2E2D">
      <w:pPr>
        <w:pStyle w:val="affa"/>
        <w:rPr>
          <w:del w:id="12" w:author="Juan Liu" w:date="2026-10-11T08:48:00Z" w16du:dateUtc="2026-10-11T00:48:00Z"/>
        </w:rPr>
      </w:pPr>
      <w:del w:id="13" w:author="Juan Liu" w:date="2026-10-11T08:48:00Z" w16du:dateUtc="2026-10-11T00:48:00Z">
        <w:r w:rsidDel="00AE2E2D">
          <w:delText>无扰动条件下的联合调度。工序、站位和团队的选择相互影响，人员首次指派还会限定其后续能够承担的作业。怎样统筹这些选择，构造满足工艺与人员约束的排程，并缩短排程完工时间？</w:delText>
        </w:r>
      </w:del>
    </w:p>
    <w:p w14:paraId="10475C01" w14:textId="0B2A6C4D" w:rsidR="004902AF" w:rsidDel="00AE2E2D" w:rsidRDefault="00CB3608">
      <w:pPr>
        <w:pStyle w:val="affa"/>
        <w:rPr>
          <w:del w:id="14" w:author="Juan Liu" w:date="2026-10-11T08:48:00Z" w16du:dateUtc="2026-10-11T00:48:00Z"/>
        </w:rPr>
      </w:pPr>
      <w:del w:id="15" w:author="Juan Liu" w:date="2026-10-11T08:48:00Z" w16du:dateUtc="2026-10-11T00:48:00Z">
        <w:r w:rsidDel="00AE2E2D">
          <w:delText>（</w:delText>
        </w:r>
        <w:r w:rsidDel="00AE2E2D">
          <w:delText>2</w:delText>
        </w:r>
        <w:r w:rsidDel="00AE2E2D">
          <w:delText>）不同工艺与资源关系的利用及延迟开工后的重调度。在上述联合调度基础上，怎样分别利用工艺前序、技能匹配和资源占用等关系，在工序延迟开工后保留规定工序的原安排及人员站位绑定，修订可调整部分，兼顾完工时间与计划稳定性？</w:delText>
        </w:r>
      </w:del>
    </w:p>
    <w:p w14:paraId="1CA1599F" w14:textId="7E110A96" w:rsidR="004902AF" w:rsidDel="00AE2E2D" w:rsidRDefault="00CB3608">
      <w:pPr>
        <w:pStyle w:val="affa"/>
        <w:rPr>
          <w:del w:id="16" w:author="Juan Liu" w:date="2026-10-11T08:48:00Z" w16du:dateUtc="2026-10-11T00:48:00Z"/>
        </w:rPr>
      </w:pPr>
      <w:del w:id="17" w:author="Juan Liu" w:date="2026-10-11T08:48:00Z" w16du:dateUtc="2026-10-11T00:48:00Z">
        <w:r w:rsidDel="00AE2E2D">
          <w:delText>（</w:delText>
        </w:r>
        <w:r w:rsidDel="00AE2E2D">
          <w:delText>3</w:delText>
        </w:r>
        <w:r w:rsidDel="00AE2E2D">
          <w:delText>）同步脉动条件下的多架次协同动态调度。进一步面向多架飞机连续装配，局部进度变化可能通过同步脉动影响其他飞机及后续周期。怎样利用各架飞机和站位的状态，判断跨站位及相邻周期的时间影响，协调多架次的作业安排？</w:delText>
        </w:r>
      </w:del>
    </w:p>
    <w:p w14:paraId="74F7F8A2" w14:textId="77777777" w:rsidR="004902AF" w:rsidRDefault="00CB3608">
      <w:pPr>
        <w:pStyle w:val="2"/>
      </w:pPr>
      <w:r>
        <w:t xml:space="preserve">1.2 </w:t>
      </w:r>
      <w:r>
        <w:t>研究背景及选题依据</w:t>
      </w:r>
    </w:p>
    <w:p w14:paraId="680A50D1" w14:textId="77777777" w:rsidR="004902AF" w:rsidRDefault="00CB3608">
      <w:pPr>
        <w:pStyle w:val="3"/>
      </w:pPr>
      <w:r>
        <w:t xml:space="preserve">1.2.1 </w:t>
      </w:r>
      <w:commentRangeStart w:id="18"/>
      <w:r>
        <w:t>课题来源</w:t>
      </w:r>
      <w:commentRangeEnd w:id="18"/>
      <w:r w:rsidR="00AE2E2D">
        <w:rPr>
          <w:rStyle w:val="af"/>
          <w:sz w:val="28"/>
          <w:szCs w:val="28"/>
        </w:rPr>
        <w:commentReference w:id="18"/>
      </w:r>
    </w:p>
    <w:p w14:paraId="6ECB4667" w14:textId="77777777" w:rsidR="004902AF" w:rsidRDefault="00CB3608">
      <w:r>
        <w:t>本课题来源于国家自然科学基金重点项目</w:t>
      </w:r>
      <w:r>
        <w:t>“</w:t>
      </w:r>
      <w:r>
        <w:t>工业生产系统全要素融合的交互学习和协同决策</w:t>
      </w:r>
      <w:r>
        <w:t>”</w:t>
      </w:r>
      <w:r>
        <w:t>（项目批准号：</w:t>
      </w:r>
      <w:r>
        <w:t>62133011</w:t>
      </w:r>
      <w:r>
        <w:t>），开展飞机脉动装配线调度方法研究。</w:t>
      </w:r>
    </w:p>
    <w:p w14:paraId="0758CD84" w14:textId="77777777" w:rsidR="004902AF" w:rsidRDefault="00CB3608">
      <w:pPr>
        <w:pStyle w:val="3"/>
      </w:pPr>
      <w:commentRangeStart w:id="19"/>
      <w:r>
        <w:lastRenderedPageBreak/>
        <w:t xml:space="preserve">1.2.2 </w:t>
      </w:r>
      <w:r>
        <w:t>研究背景</w:t>
      </w:r>
      <w:commentRangeEnd w:id="19"/>
      <w:r w:rsidR="00AE2E2D">
        <w:rPr>
          <w:rStyle w:val="af"/>
          <w:sz w:val="28"/>
          <w:szCs w:val="28"/>
        </w:rPr>
        <w:commentReference w:id="19"/>
      </w:r>
    </w:p>
    <w:p w14:paraId="1ACCA59E" w14:textId="31AEF2AD" w:rsidR="00427304" w:rsidDel="00AE2E2D" w:rsidRDefault="00AE2E2D" w:rsidP="00AE2E2D">
      <w:pPr>
        <w:rPr>
          <w:del w:id="20" w:author="Juan Liu" w:date="2026-10-11T08:52:00Z" w16du:dateUtc="2026-10-11T00:52:00Z"/>
        </w:rPr>
        <w:pPrChange w:id="21" w:author="Juan Liu" w:date="2026-10-11T08:52:00Z" w16du:dateUtc="2026-10-11T00:52:00Z">
          <w:pPr/>
        </w:pPrChange>
      </w:pPr>
      <w:ins w:id="22" w:author="Juan Liu" w:date="2026-10-11T08:52:00Z" w16du:dateUtc="2026-10-11T00:52:00Z">
        <w:r w:rsidRPr="00AE2E2D">
          <w:t>国产大飞机的规模化、系列化发展对飞机总装制造能力和生产组织效率提出了更高要求。《中华人民共和国国民经济和社会发展第十五个五年规划纲要》提出推进国产大飞机规模化系列化发展，并推动智能制造；《</w:t>
        </w:r>
        <w:r w:rsidRPr="00AE2E2D">
          <w:t>“</w:t>
        </w:r>
        <w:r w:rsidRPr="00AE2E2D">
          <w:t>人工智能</w:t>
        </w:r>
        <w:r w:rsidRPr="00AE2E2D">
          <w:t>+</w:t>
        </w:r>
        <w:r w:rsidRPr="00AE2E2D">
          <w:t>制造</w:t>
        </w:r>
        <w:r w:rsidRPr="00AE2E2D">
          <w:t>”</w:t>
        </w:r>
        <w:r w:rsidRPr="00AE2E2D">
          <w:t>专项行动实施意见》提出建设航空航天智能化制造体系，推动人工智能在工业决策及复杂构件加工与装配中的应用。飞机总装涉及大部件对接、管路和线缆敷设、设备安装及系统检测等复杂作业，具有工艺关系复杂、人员技能要求高、资源约束多样等特点。如何在满足工艺与资源约束的条件下优化生产调度，提高装配效率和生产协同性，是飞机智能制造需要解决的重要问题。</w:t>
        </w:r>
      </w:ins>
      <w:del w:id="23" w:author="Juan Liu" w:date="2026-10-11T08:52:00Z" w16du:dateUtc="2026-10-11T00:52:00Z">
        <w:r w:rsidR="00CB3608" w:rsidDel="00AE2E2D">
          <w:delText>国产大飞机的规模化、系列化发展，对总装制造能力和生产组织提出了相应要求。《中华人民共和国国民经济和社会发展第十五个五年规划纲要》提出推进国产大飞机规模化系列化发展，并推动智能制造；《</w:delText>
        </w:r>
        <w:r w:rsidR="00CB3608" w:rsidDel="00AE2E2D">
          <w:delText>“</w:delText>
        </w:r>
        <w:r w:rsidR="00CB3608" w:rsidDel="00AE2E2D">
          <w:delText>人工智能</w:delText>
        </w:r>
        <w:r w:rsidR="00CB3608" w:rsidDel="00AE2E2D">
          <w:delText>+</w:delText>
        </w:r>
        <w:r w:rsidR="00CB3608" w:rsidDel="00AE2E2D">
          <w:delText>制造</w:delText>
        </w:r>
        <w:r w:rsidR="00CB3608" w:rsidDel="00AE2E2D">
          <w:delText>”</w:delText>
        </w:r>
        <w:r w:rsidR="00CB3608" w:rsidDel="00AE2E2D">
          <w:delText>专项行动实施意见》提出建设航空航天智能化制造体系，开展工业决策及复杂构件加工与装配的人工智能应用。中国商飞所属上海飞机制造有限公司的公开信息也将产能提升和总装制造能力建设列为相关工作方向。</w:delText>
        </w:r>
      </w:del>
    </w:p>
    <w:p w14:paraId="37FA6296" w14:textId="1FA09650" w:rsidR="00427304" w:rsidDel="00AE2E2D" w:rsidRDefault="00CB3608" w:rsidP="00AE2E2D">
      <w:pPr>
        <w:rPr>
          <w:del w:id="24" w:author="Juan Liu" w:date="2026-10-11T08:53:00Z" w16du:dateUtc="2026-10-11T00:53:00Z"/>
        </w:rPr>
      </w:pPr>
      <w:del w:id="25" w:author="Juan Liu" w:date="2026-10-11T08:52:00Z" w16du:dateUtc="2026-10-11T00:52:00Z">
        <w:r w:rsidDel="00AE2E2D">
          <w:delText>飞机总装涉及大部件对接、管路和线缆敷设、设备安装及系统检测等作业。工序之间存在工艺先后关系，执行时还需要相应的人员和生产资源。因此，工序顺序、执行站位和人员安排，需要结合具体的生产组织方式共同考虑。</w:delText>
        </w:r>
      </w:del>
    </w:p>
    <w:p w14:paraId="1BA4D336" w14:textId="6A27AFE0" w:rsidR="00427304" w:rsidDel="00AE2E2D" w:rsidRDefault="00CB3608">
      <w:pPr>
        <w:rPr>
          <w:del w:id="26" w:author="Juan Liu" w:date="2026-10-11T08:52:00Z" w16du:dateUtc="2026-10-11T00:52:00Z"/>
        </w:rPr>
      </w:pPr>
      <w:del w:id="27" w:author="Juan Liu" w:date="2026-10-11T08:52:00Z" w16du:dateUtc="2026-10-11T00:52:00Z">
        <w:r w:rsidDel="00AE2E2D">
          <w:delText xml:space="preserve">1.2.2.1 </w:delText>
        </w:r>
        <w:r w:rsidDel="00AE2E2D">
          <w:delText>飞机脉动装配线的生产组织与调度决策</w:delText>
        </w:r>
      </w:del>
    </w:p>
    <w:p w14:paraId="1A9FA319" w14:textId="77777777" w:rsidR="00AE2E2D" w:rsidRDefault="00AE2E2D" w:rsidP="00AE2E2D">
      <w:pPr>
        <w:rPr>
          <w:ins w:id="28" w:author="Juan Liu" w:date="2026-10-11T08:53:00Z" w16du:dateUtc="2026-10-11T00:53:00Z"/>
          <w:rFonts w:hint="eastAsia"/>
        </w:rPr>
        <w:pPrChange w:id="29" w:author="Juan Liu" w:date="2026-10-11T08:53:00Z" w16du:dateUtc="2026-10-11T00:53:00Z">
          <w:pPr>
            <w:pStyle w:val="41"/>
          </w:pPr>
        </w:pPrChange>
      </w:pPr>
    </w:p>
    <w:p w14:paraId="5351F27B" w14:textId="77777777" w:rsidR="00AE2E2D" w:rsidRDefault="00AE2E2D">
      <w:pPr>
        <w:rPr>
          <w:ins w:id="30" w:author="Juan Liu" w:date="2026-10-11T08:54:00Z" w16du:dateUtc="2026-10-11T00:54:00Z"/>
        </w:rPr>
      </w:pPr>
      <w:ins w:id="31" w:author="Juan Liu" w:date="2026-10-11T08:53:00Z" w16du:dateUtc="2026-10-11T00:53:00Z">
        <w:r w:rsidRPr="00AE2E2D">
          <w:t>飞机装配主要采用固定式、续动式和脉动式等生产组织方式。其中，脉动式装配采用驻站作业与脉冲式转站相结合的生产模式，飞机在当前站位完成相应装配任务后，按照生产节奏转入后续站位</w:t>
        </w:r>
        <w:r w:rsidRPr="00AE2E2D">
          <w:t>[1]</w:t>
        </w:r>
        <w:r w:rsidRPr="00AE2E2D">
          <w:t>。本课题以调研工厂的五站位飞机脉动装配线为研究对象，同型号飞机依次进入产线，不同站位可以同时开展不同飞机的装配作业。图</w:t>
        </w:r>
        <w:r w:rsidRPr="00AE2E2D">
          <w:t>1</w:t>
        </w:r>
        <w:r w:rsidRPr="00AE2E2D">
          <w:t>以三个站位为例，示意飞机脉动装配线中工序、飞机、站位与人员之间的关系。各站飞机完成当前安排的装配任务并满足转站条件后，全线统一转站，末站飞机离线，其余飞机依次进入后续站位，待投产飞机进入首站，形成多架飞机连续装配的生产过程。</w:t>
        </w:r>
      </w:ins>
    </w:p>
    <w:p w14:paraId="1D47735F" w14:textId="41D37511" w:rsidR="00427304" w:rsidDel="00AE2E2D" w:rsidRDefault="00CB3608">
      <w:pPr>
        <w:rPr>
          <w:del w:id="32" w:author="Juan Liu" w:date="2026-10-11T08:54:00Z" w16du:dateUtc="2026-10-11T00:54:00Z"/>
        </w:rPr>
      </w:pPr>
      <w:del w:id="33" w:author="Juan Liu" w:date="2026-10-11T08:54:00Z" w16du:dateUtc="2026-10-11T00:54:00Z">
        <w:r w:rsidDel="00AE2E2D">
          <w:delText>飞机装配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w:delText>
        </w:r>
        <w:r w:rsidDel="00AE2E2D">
          <w:delText>[1]</w:delText>
        </w:r>
        <w:r w:rsidDel="00AE2E2D">
          <w:delText>。本课题研究第三种方式。</w:delText>
        </w:r>
      </w:del>
    </w:p>
    <w:p w14:paraId="5921B231" w14:textId="3EA6574A" w:rsidR="00427304" w:rsidDel="00AE2E2D" w:rsidRDefault="00CB3608">
      <w:pPr>
        <w:rPr>
          <w:del w:id="34" w:author="Juan Liu" w:date="2026-10-11T08:54:00Z" w16du:dateUtc="2026-10-11T00:54:00Z"/>
        </w:rPr>
      </w:pPr>
      <w:del w:id="35" w:author="Juan Liu" w:date="2026-10-11T08:54:00Z" w16du:dateUtc="2026-10-11T00:54:00Z">
        <w:r w:rsidDel="00AE2E2D">
          <w:delText>图</w:delText>
        </w:r>
        <w:r w:rsidDel="00AE2E2D">
          <w:delText>1</w:delText>
        </w:r>
        <w:r w:rsidDel="00AE2E2D">
          <w:delText>以三个站位示意飞机脉动装配线中的工序、飞机、站位与人员关系。本课题研究调研</w:delText>
        </w:r>
        <w:r w:rsidR="00E556E7" w:rsidDel="00AE2E2D">
          <w:delText>自</w:delText>
        </w:r>
        <w:r w:rsidDel="00AE2E2D">
          <w:delText>工厂的五站位脉动装配线。飞机从一号站位进入，沿产线依次向后续站位移动，最后从五号站位离线。不同站位可以同时装配不同飞机。</w:delText>
        </w:r>
      </w:del>
    </w:p>
    <w:p w14:paraId="7C9D2C34" w14:textId="6716B7F9" w:rsidR="00C904C1" w:rsidDel="00AE2E2D" w:rsidRDefault="00CB3608">
      <w:pPr>
        <w:rPr>
          <w:del w:id="36" w:author="Juan Liu" w:date="2026-10-11T08:54:00Z" w16du:dateUtc="2026-10-11T00:54:00Z"/>
        </w:rPr>
      </w:pPr>
      <w:del w:id="37" w:author="Juan Liu" w:date="2026-10-11T08:54:00Z" w16du:dateUtc="2026-10-11T00:54:00Z">
        <w:r w:rsidDel="00AE2E2D">
          <w:delTex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delText>
        </w:r>
      </w:del>
    </w:p>
    <w:p w14:paraId="7CBDE1DB" w14:textId="7E785E31" w:rsidR="00427304" w:rsidRDefault="00F419EA">
      <w:pPr>
        <w:pStyle w:val="afd"/>
      </w:pPr>
      <w:r>
        <w:rPr>
          <w:noProof/>
        </w:rPr>
        <w:drawing>
          <wp:inline distT="0" distB="0" distL="0" distR="0" wp14:anchorId="5DF81989" wp14:editId="3B6A7788">
            <wp:extent cx="50292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1"/>
                    <a:stretch>
                      <a:fillRect/>
                    </a:stretch>
                  </pic:blipFill>
                  <pic:spPr>
                    <a:xfrm>
                      <a:off x="0" y="0"/>
                      <a:ext cx="5029200" cy="3409950"/>
                    </a:xfrm>
                    <a:prstGeom prst="rect">
                      <a:avLst/>
                    </a:prstGeom>
                  </pic:spPr>
                </pic:pic>
              </a:graphicData>
            </a:graphic>
          </wp:inline>
        </w:drawing>
      </w:r>
    </w:p>
    <w:p w14:paraId="1B8E8985" w14:textId="7D4AACC0" w:rsidR="00427304" w:rsidRDefault="00CB3608">
      <w:pPr>
        <w:pStyle w:val="aff"/>
      </w:pPr>
      <w:r>
        <w:t>图</w:t>
      </w:r>
      <w:r>
        <w:t xml:space="preserve">1 </w:t>
      </w:r>
      <w:r>
        <w:t>飞机脉动装配线的工序、站位与人员关系示意。</w:t>
      </w:r>
    </w:p>
    <w:p w14:paraId="73B48AE0" w14:textId="77777777" w:rsidR="00AE2E2D" w:rsidRDefault="00AE2E2D">
      <w:pPr>
        <w:rPr>
          <w:ins w:id="38" w:author="Juan Liu" w:date="2026-10-11T08:54:00Z" w16du:dateUtc="2026-10-11T00:54:00Z"/>
        </w:rPr>
      </w:pPr>
    </w:p>
    <w:p w14:paraId="513B77CE" w14:textId="77777777" w:rsidR="00AE2E2D" w:rsidRDefault="00AE2E2D">
      <w:pPr>
        <w:rPr>
          <w:ins w:id="39" w:author="Juan Liu" w:date="2026-10-11T08:54:00Z" w16du:dateUtc="2026-10-11T00:54:00Z"/>
        </w:rPr>
      </w:pPr>
      <w:ins w:id="40" w:author="Juan Liu" w:date="2026-10-11T08:54:00Z" w16du:dateUtc="2026-10-11T00:54:00Z">
        <w:r w:rsidRPr="00AE2E2D">
          <w:lastRenderedPageBreak/>
          <w:t>飞机脉动装配线的生产调度需要联合确定工序执行顺序、作业站位及具体人员团队，工艺前序关系、人员资格、作业效率及资源占用等因素共同影响工序的可执行性与作业时间。传统装配线平衡主要关注工序在不同站位之间的分配及负荷均衡</w:t>
        </w:r>
        <w:r w:rsidRPr="00AE2E2D">
          <w:t>[2]</w:t>
        </w:r>
        <w:r w:rsidRPr="00AE2E2D">
          <w:t>，而实际生产中，站位分配与人员安排、资源占用和工序执行时序相互耦合，人员首次指派形成的站位绑定还会限制后续任务安排。局部决策可能影响后续工序的可行性与生产效率</w:t>
        </w:r>
        <w:r w:rsidRPr="00AE2E2D">
          <w:t>[3]</w:t>
        </w:r>
        <w:r w:rsidRPr="00AE2E2D">
          <w:t>。因此，需要综合利用工艺与资源信息，实现工序、站位与人员团队的联合调度优化。</w:t>
        </w:r>
      </w:ins>
    </w:p>
    <w:p w14:paraId="5F2D422F" w14:textId="77777777" w:rsidR="00AE2E2D" w:rsidRDefault="00AE2E2D" w:rsidP="00AE2E2D">
      <w:pPr>
        <w:rPr>
          <w:ins w:id="41" w:author="Juan Liu" w:date="2026-10-11T08:54:00Z" w16du:dateUtc="2026-10-11T00:54:00Z"/>
          <w:rFonts w:hint="eastAsia"/>
        </w:rPr>
      </w:pPr>
      <w:ins w:id="42" w:author="Juan Liu" w:date="2026-10-11T08:54:00Z" w16du:dateUtc="2026-10-11T00:54:00Z">
        <w:r>
          <w:rPr>
            <w:rFonts w:hint="eastAsia"/>
          </w:rPr>
          <w:t>在实际生产过程中，物料未就绪等因素可能导致工序延迟开工，使原有调度方案难以按计划执行。局部工序延迟不仅可能影响相关后继工序，还可能通过人员占用与站位资源约束影响其他作业安排。已有研究表明，合理利用工序之间的时间余量和资源调整空间，能够在一定程度上减轻生产扰动对整体进度的影响</w:t>
        </w:r>
        <w:r>
          <w:rPr>
            <w:rFonts w:hint="eastAsia"/>
          </w:rPr>
          <w:t>[4,5]</w:t>
        </w:r>
        <w:r>
          <w:rPr>
            <w:rFonts w:hint="eastAsia"/>
          </w:rPr>
          <w:t>。然而，动态调度不仅需要缩短扰动后的完工时间，还需要考虑已有执行安排的保留及计划稳定性。在已开工工序不可中断、人员站位绑定等约束下，需要区分工艺前序、技能匹配与资源占用等不同关系，合理确定可调整工序及其站位、人员和时间安排，实现生产扰动下的动态调度优化。</w:t>
        </w:r>
      </w:ins>
    </w:p>
    <w:p w14:paraId="6650FD8F" w14:textId="77777777" w:rsidR="00AE2E2D" w:rsidRDefault="00AE2E2D" w:rsidP="00AE2E2D">
      <w:pPr>
        <w:rPr>
          <w:ins w:id="43" w:author="Juan Liu" w:date="2026-10-11T08:54:00Z" w16du:dateUtc="2026-10-11T00:54:00Z"/>
          <w:rFonts w:hint="eastAsia"/>
        </w:rPr>
      </w:pPr>
      <w:ins w:id="44" w:author="Juan Liu" w:date="2026-10-11T08:54:00Z" w16du:dateUtc="2026-10-11T00:54:00Z">
        <w:r>
          <w:rPr>
            <w:rFonts w:hint="eastAsia"/>
          </w:rPr>
          <w:t>进一步地，飞机脉动装配线具有多架飞机连续装配、不同站位同步转站的生产特点。各站位完成当前装配任务并满足转站条件后，整线统一脉动，实际转站时刻由最晚就绪的站位决定。某一站位的局部延迟可能引起其他站位等待，并影响后续飞机的转站及新飞机的投产时刻。同时，部分工序在满足工艺与资源约束的条件下可以后移至后续站位执行，但这一调整可能改变下一生产周期的任务分布与资源需求</w:t>
        </w:r>
        <w:r>
          <w:rPr>
            <w:rFonts w:hint="eastAsia"/>
          </w:rPr>
          <w:t>[6]</w:t>
        </w:r>
        <w:r>
          <w:rPr>
            <w:rFonts w:hint="eastAsia"/>
          </w:rPr>
          <w:t>。因此，多架次连续装配中的调度决策需要综合考虑飞机、站位与整线的运行状态，分析局部进度变化对同步脉动及后续生产周期的影响，实现跨站位、跨周期的协同动态调度。</w:t>
        </w:r>
      </w:ins>
    </w:p>
    <w:p w14:paraId="463E69A4" w14:textId="4F6A4280" w:rsidR="00427304" w:rsidDel="00AE2E2D" w:rsidRDefault="00AE2E2D" w:rsidP="00AE2E2D">
      <w:pPr>
        <w:rPr>
          <w:del w:id="45" w:author="Juan Liu" w:date="2026-10-11T08:54:00Z" w16du:dateUtc="2026-10-11T00:54:00Z"/>
        </w:rPr>
        <w:pPrChange w:id="46" w:author="Juan Liu" w:date="2026-10-11T08:54:00Z" w16du:dateUtc="2026-10-11T00:54:00Z">
          <w:pPr/>
        </w:pPrChange>
      </w:pPr>
      <w:ins w:id="47" w:author="Juan Liu" w:date="2026-10-11T08:54:00Z" w16du:dateUtc="2026-10-11T00:54:00Z">
        <w:r>
          <w:rPr>
            <w:rFonts w:hint="eastAsia"/>
          </w:rPr>
          <w:t>针对上述问题，本课题拟将图神经网络与强化学习相结合，依次研究基于同构图强化学习的脉动装配线调度优化方法、基于异构图强化学习的脉动装配线动态调度方法，以及基于语义增强图强化学习的多架次协同动态调度方法，逐步实现从无扰动条件下的联合调度、生产扰动下的动态调整到多架次连续装配中的协同动态决策，为提高飞机脉动装配线的生产效率与动态调度能力提供方法支持。</w:t>
        </w:r>
      </w:ins>
      <w:del w:id="48" w:author="Juan Liu" w:date="2026-10-11T08:54:00Z" w16du:dateUtc="2026-10-11T00:54:00Z">
        <w:r w:rsidR="00CB3608" w:rsidDel="00AE2E2D">
          <w:delText>调度涉及工序安排顺序、执行站位和具体人员团队，人员团队指执行某道工序的人员组合。工艺前序关系限定工序的先后顺序，站位分配影响各站的任务分布，人员资格、效率及占用情况影响工序能否执行和作业时长。在本课题中，人员首次被指派到某站位后，在当前阶段保持该站位绑定。</w:delText>
        </w:r>
      </w:del>
    </w:p>
    <w:p w14:paraId="159FD91C" w14:textId="0B43BFD3" w:rsidR="00427304" w:rsidRDefault="00CB3608" w:rsidP="00AE2E2D">
      <w:del w:id="49" w:author="Juan Liu" w:date="2026-10-11T08:54:00Z" w16du:dateUtc="2026-10-11T00:54:00Z">
        <w:r w:rsidDel="00AE2E2D">
          <w:delText>工序的站位分配与作业时间、人员安排相互关联。装配线平衡主要研究工序向有序站位的分配，即在工艺前序等约束下优化站位数量、周期或相应负荷目标</w:delText>
        </w:r>
        <w:r w:rsidDel="00AE2E2D">
          <w:delText>[2]</w:delText>
        </w:r>
        <w:r w:rsidDel="00AE2E2D">
          <w:delText>；调度确定工序的执行顺序、起止时刻及资源使用。工序分站决定各站承担哪些作业，工艺前序关系和人员占用则影响这些作业的起止时刻。飞机装配已有将工序分站与资源约束下的并行任务调度联合求解的研究</w:delText>
        </w:r>
        <w:r w:rsidDel="00AE2E2D">
          <w:delText>[3]</w:delText>
        </w:r>
        <w:r w:rsidDel="00AE2E2D">
          <w:delText>。</w:delText>
        </w:r>
      </w:del>
    </w:p>
    <w:p w14:paraId="3058BD45" w14:textId="42B5FF90" w:rsidR="00427304" w:rsidDel="00AE2E2D" w:rsidRDefault="00CB3608">
      <w:pPr>
        <w:pStyle w:val="41"/>
        <w:rPr>
          <w:del w:id="50" w:author="Juan Liu" w:date="2026-10-11T08:56:00Z" w16du:dateUtc="2026-10-11T00:56:00Z"/>
        </w:rPr>
      </w:pPr>
      <w:commentRangeStart w:id="51"/>
      <w:del w:id="52" w:author="Juan Liu" w:date="2026-10-11T08:56:00Z" w16du:dateUtc="2026-10-11T00:56:00Z">
        <w:r w:rsidDel="00AE2E2D">
          <w:delText xml:space="preserve">1.2.2.2 </w:delText>
        </w:r>
        <w:r w:rsidDel="00AE2E2D">
          <w:delText>扰动影响与多架次协同调度</w:delText>
        </w:r>
      </w:del>
    </w:p>
    <w:p w14:paraId="5761DF73" w14:textId="140D9FF4" w:rsidR="00427304" w:rsidDel="00AE2E2D" w:rsidRDefault="00CB3608">
      <w:pPr>
        <w:rPr>
          <w:del w:id="53" w:author="Juan Liu" w:date="2026-10-11T08:56:00Z" w16du:dateUtc="2026-10-11T00:56:00Z"/>
        </w:rPr>
      </w:pPr>
      <w:del w:id="54" w:author="Juan Liu" w:date="2026-10-11T08:56:00Z" w16du:dateUtc="2026-10-11T00:56:00Z">
        <w:r w:rsidDel="00AE2E2D">
          <w:delText>工序延迟开工是指扰动使尚未开工工序的最早可开工时刻推迟，可能由物料未就绪等原因引起。本课题中，扰动发生前，其时刻、目标和程度不可见；发生后获知本次持续时间或新的最早可开工时刻。已开工工序连续执行至完成，不因扰动中断，采用非抢占规则。</w:delText>
        </w:r>
      </w:del>
    </w:p>
    <w:p w14:paraId="60C62162" w14:textId="774CBC8C" w:rsidR="00427304" w:rsidDel="00AE2E2D" w:rsidRDefault="00CB3608">
      <w:pPr>
        <w:rPr>
          <w:del w:id="55" w:author="Juan Liu" w:date="2026-10-11T08:56:00Z" w16du:dateUtc="2026-10-11T00:56:00Z"/>
        </w:rPr>
      </w:pPr>
      <w:del w:id="56" w:author="Juan Liu" w:date="2026-10-11T08:56:00Z" w16du:dateUtc="2026-10-11T00:56:00Z">
        <w:r w:rsidDel="00AE2E2D">
          <w:delText>基准排程是用于安排生产并评价后续计划改动的参照排程。局部延迟的影响取决于工艺前序、资源占用和时间余量，可能被部分吸收，也可能推迟站位完成时间</w:delText>
        </w:r>
        <w:r w:rsidDel="00AE2E2D">
          <w:delText>[4,5]</w:delText>
        </w:r>
        <w:r w:rsidDel="00AE2E2D">
          <w:delText>。</w:delText>
        </w:r>
      </w:del>
    </w:p>
    <w:p w14:paraId="2BFB87F1" w14:textId="023ABB96" w:rsidR="00427304" w:rsidDel="00AE2E2D" w:rsidRDefault="00CB3608">
      <w:pPr>
        <w:pStyle w:val="af9"/>
        <w:rPr>
          <w:del w:id="57" w:author="Juan Liu" w:date="2026-10-11T08:56:00Z" w16du:dateUtc="2026-10-11T00:56:00Z"/>
        </w:rPr>
      </w:pPr>
      <w:del w:id="58" w:author="Juan Liu" w:date="2026-10-11T08:56:00Z" w16du:dateUtc="2026-10-11T00:56:00Z">
        <w:r w:rsidDel="00AE2E2D">
          <w:delText>记第</w:delText>
        </w:r>
        <w:r w:rsidDel="00AE2E2D">
          <w:delText>q</w:delText>
        </w:r>
        <w:r w:rsidDel="00AE2E2D">
          <w:delText>个实际周期的占用站位集合为</w:delText>
        </w:r>
      </w:del>
      <m:oMath>
        <m:sSub>
          <m:sSubPr>
            <m:ctrlPr>
              <w:del w:id="59" w:author="Juan Liu" w:date="2026-10-11T08:56:00Z" w16du:dateUtc="2026-10-11T00:56:00Z">
                <w:rPr>
                  <w:rFonts w:ascii="Cambria Math" w:hAnsi="Cambria Math"/>
                </w:rPr>
              </w:del>
            </m:ctrlPr>
          </m:sSubPr>
          <m:e>
            <m:r>
              <w:del w:id="60" w:author="Juan Liu" w:date="2026-10-11T08:56:00Z" w16du:dateUtc="2026-10-11T00:56:00Z">
                <w:rPr>
                  <w:rStyle w:val="aff9"/>
                </w:rPr>
                <m:t>K</m:t>
              </w:del>
            </m:r>
          </m:e>
          <m:sub>
            <m:r>
              <w:del w:id="61" w:author="Juan Liu" w:date="2026-10-11T08:56:00Z" w16du:dateUtc="2026-10-11T00:56:00Z">
                <w:rPr>
                  <w:rStyle w:val="aff9"/>
                </w:rPr>
                <m:t>q</m:t>
              </w:del>
            </m:r>
          </m:sub>
        </m:sSub>
      </m:oMath>
      <w:del w:id="62" w:author="Juan Liu" w:date="2026-10-11T08:56:00Z" w16du:dateUtc="2026-10-11T00:56:00Z">
        <w:r w:rsidDel="00AE2E2D">
          <w:delText>，站位</w:delText>
        </w:r>
        <w:r w:rsidDel="00AE2E2D">
          <w:delText>k</w:delText>
        </w:r>
        <w:r w:rsidDel="00AE2E2D">
          <w:delText>首次完成本站当前有效任务并满足转站条件的时刻为</w:delText>
        </w:r>
      </w:del>
      <m:oMath>
        <m:sSub>
          <m:sSubPr>
            <m:ctrlPr>
              <w:del w:id="63" w:author="Juan Liu" w:date="2026-10-11T08:56:00Z" w16du:dateUtc="2026-10-11T00:56:00Z">
                <w:rPr>
                  <w:rFonts w:ascii="Cambria Math" w:hAnsi="Cambria Math"/>
                </w:rPr>
              </w:del>
            </m:ctrlPr>
          </m:sSubPr>
          <m:e>
            <m:r>
              <w:del w:id="64" w:author="Juan Liu" w:date="2026-10-11T08:56:00Z" w16du:dateUtc="2026-10-11T00:56:00Z">
                <w:rPr>
                  <w:rStyle w:val="aff9"/>
                </w:rPr>
                <m:t>F</m:t>
              </w:del>
            </m:r>
          </m:e>
          <m:sub>
            <m:r>
              <w:del w:id="65" w:author="Juan Liu" w:date="2026-10-11T08:56:00Z" w16du:dateUtc="2026-10-11T00:56:00Z">
                <w:rPr>
                  <w:rStyle w:val="aff9"/>
                </w:rPr>
                <m:t>k,q</m:t>
              </w:del>
            </m:r>
          </m:sub>
        </m:sSub>
      </m:oMath>
      <w:del w:id="66" w:author="Juan Liu" w:date="2026-10-11T08:56:00Z" w16du:dateUtc="2026-10-11T00:56:00Z">
        <w:r w:rsidDel="00AE2E2D">
          <w:delText>，则共同脉动时刻</w:delText>
        </w:r>
      </w:del>
      <m:oMath>
        <m:sSub>
          <m:sSubPr>
            <m:ctrlPr>
              <w:del w:id="67" w:author="Juan Liu" w:date="2026-10-11T08:56:00Z" w16du:dateUtc="2026-10-11T00:56:00Z">
                <w:rPr>
                  <w:rFonts w:ascii="Cambria Math" w:hAnsi="Cambria Math"/>
                </w:rPr>
              </w:del>
            </m:ctrlPr>
          </m:sSubPr>
          <m:e>
            <m:r>
              <w:del w:id="68" w:author="Juan Liu" w:date="2026-10-11T08:56:00Z" w16du:dateUtc="2026-10-11T00:56:00Z">
                <w:rPr>
                  <w:rStyle w:val="aff9"/>
                </w:rPr>
                <m:t>P</m:t>
              </w:del>
            </m:r>
          </m:e>
          <m:sub>
            <m:r>
              <w:del w:id="69" w:author="Juan Liu" w:date="2026-10-11T08:56:00Z" w16du:dateUtc="2026-10-11T00:56:00Z">
                <w:rPr>
                  <w:rStyle w:val="aff9"/>
                </w:rPr>
                <m:t>q</m:t>
              </w:del>
            </m:r>
          </m:sub>
        </m:sSub>
      </m:oMath>
      <w:del w:id="70" w:author="Juan Liu" w:date="2026-10-11T08:56:00Z" w16du:dateUtc="2026-10-11T00:56:00Z">
        <w:r w:rsidDel="00AE2E2D">
          <w:delText>及实际周期长度</w:delText>
        </w:r>
      </w:del>
      <m:oMath>
        <m:sSub>
          <m:sSubPr>
            <m:ctrlPr>
              <w:del w:id="71" w:author="Juan Liu" w:date="2026-10-11T08:56:00Z" w16du:dateUtc="2026-10-11T00:56:00Z">
                <w:rPr>
                  <w:rFonts w:ascii="Cambria Math" w:hAnsi="Cambria Math"/>
                </w:rPr>
              </w:del>
            </m:ctrlPr>
          </m:sSubPr>
          <m:e>
            <m:r>
              <w:del w:id="72" w:author="Juan Liu" w:date="2026-10-11T08:56:00Z" w16du:dateUtc="2026-10-11T00:56:00Z">
                <w:rPr>
                  <w:rStyle w:val="aff9"/>
                </w:rPr>
                <m:t>H</m:t>
              </w:del>
            </m:r>
          </m:e>
          <m:sub>
            <m:r>
              <w:del w:id="73" w:author="Juan Liu" w:date="2026-10-11T08:56:00Z" w16du:dateUtc="2026-10-11T00:56:00Z">
                <w:rPr>
                  <w:rStyle w:val="aff9"/>
                </w:rPr>
                <m:t>q</m:t>
              </w:del>
            </m:r>
          </m:sub>
        </m:sSub>
      </m:oMath>
      <w:del w:id="74" w:author="Juan Liu" w:date="2026-10-11T08:56:00Z" w16du:dateUtc="2026-10-11T00:56:00Z">
        <w:r w:rsidDel="00AE2E2D">
          <w:delText>为：</w:delText>
        </w:r>
      </w:del>
    </w:p>
    <w:p w14:paraId="6B9AEC22" w14:textId="43DDF4CA" w:rsidR="00427304" w:rsidDel="00AE2E2D" w:rsidRDefault="00000000">
      <w:pPr>
        <w:pStyle w:val="afe"/>
        <w:rPr>
          <w:del w:id="75" w:author="Juan Liu" w:date="2026-10-11T08:56:00Z" w16du:dateUtc="2026-10-11T00:56:00Z"/>
        </w:rPr>
      </w:pPr>
      <m:oMathPara>
        <m:oMathParaPr>
          <m:jc m:val="center"/>
        </m:oMathParaPr>
        <m:oMath>
          <m:sSub>
            <m:sSubPr>
              <m:ctrlPr>
                <w:del w:id="76" w:author="Juan Liu" w:date="2026-10-11T08:56:00Z" w16du:dateUtc="2026-10-11T00:56:00Z">
                  <w:rPr>
                    <w:rFonts w:ascii="Cambria Math" w:hAnsi="Cambria Math"/>
                  </w:rPr>
                </w:del>
              </m:ctrlPr>
            </m:sSubPr>
            <m:e>
              <m:r>
                <w:del w:id="77" w:author="Juan Liu" w:date="2026-10-11T08:56:00Z" w16du:dateUtc="2026-10-11T00:56:00Z">
                  <w:rPr>
                    <w:rStyle w:val="aff9"/>
                  </w:rPr>
                  <m:t>P</m:t>
                </w:del>
              </m:r>
            </m:e>
            <m:sub>
              <m:r>
                <w:del w:id="78" w:author="Juan Liu" w:date="2026-10-11T08:56:00Z" w16du:dateUtc="2026-10-11T00:56:00Z">
                  <w:rPr>
                    <w:rStyle w:val="aff9"/>
                  </w:rPr>
                  <m:t>q</m:t>
                </w:del>
              </m:r>
            </m:sub>
          </m:sSub>
          <m:r>
            <w:del w:id="79" w:author="Juan Liu" w:date="2026-10-11T08:56:00Z" w16du:dateUtc="2026-10-11T00:56:00Z">
              <w:rPr>
                <w:rStyle w:val="aff9"/>
              </w:rPr>
              <m:t>=</m:t>
            </w:del>
          </m:r>
          <m:limLow>
            <m:limLowPr>
              <m:ctrlPr>
                <w:del w:id="80" w:author="Juan Liu" w:date="2026-10-11T08:56:00Z" w16du:dateUtc="2026-10-11T00:56:00Z">
                  <w:rPr>
                    <w:rFonts w:ascii="Cambria Math" w:hAnsi="Cambria Math"/>
                  </w:rPr>
                </w:del>
              </m:ctrlPr>
            </m:limLowPr>
            <m:e>
              <m:r>
                <w:del w:id="81" w:author="Juan Liu" w:date="2026-10-11T08:56:00Z" w16du:dateUtc="2026-10-11T00:56:00Z">
                  <m:rPr>
                    <m:sty m:val="p"/>
                  </m:rPr>
                  <w:rPr>
                    <w:rStyle w:val="aff9"/>
                  </w:rPr>
                  <m:t>max</m:t>
                </w:del>
              </m:r>
            </m:e>
            <m:lim>
              <m:r>
                <w:del w:id="82" w:author="Juan Liu" w:date="2026-10-11T08:56:00Z" w16du:dateUtc="2026-10-11T00:56:00Z">
                  <w:rPr>
                    <w:rStyle w:val="aff9"/>
                  </w:rPr>
                  <m:t>k</m:t>
                </w:del>
              </m:r>
              <m:r>
                <w:del w:id="83" w:author="Juan Liu" w:date="2026-10-11T08:56:00Z" w16du:dateUtc="2026-10-11T00:56:00Z">
                  <m:rPr>
                    <m:sty m:val="p"/>
                  </m:rPr>
                  <w:rPr>
                    <w:rStyle w:val="aff9"/>
                  </w:rPr>
                  <m:t>∈</m:t>
                </w:del>
              </m:r>
              <m:sSub>
                <m:sSubPr>
                  <m:ctrlPr>
                    <w:del w:id="84" w:author="Juan Liu" w:date="2026-10-11T08:56:00Z" w16du:dateUtc="2026-10-11T00:56:00Z">
                      <w:rPr>
                        <w:rFonts w:ascii="Cambria Math" w:hAnsi="Cambria Math"/>
                      </w:rPr>
                    </w:del>
                  </m:ctrlPr>
                </m:sSubPr>
                <m:e>
                  <m:r>
                    <w:del w:id="85" w:author="Juan Liu" w:date="2026-10-11T08:56:00Z" w16du:dateUtc="2026-10-11T00:56:00Z">
                      <w:rPr>
                        <w:rStyle w:val="aff9"/>
                      </w:rPr>
                      <m:t>K</m:t>
                    </w:del>
                  </m:r>
                </m:e>
                <m:sub>
                  <m:r>
                    <w:del w:id="86" w:author="Juan Liu" w:date="2026-10-11T08:56:00Z" w16du:dateUtc="2026-10-11T00:56:00Z">
                      <w:rPr>
                        <w:rStyle w:val="aff9"/>
                      </w:rPr>
                      <m:t>q</m:t>
                    </w:del>
                  </m:r>
                </m:sub>
              </m:sSub>
            </m:lim>
          </m:limLow>
          <m:sSub>
            <m:sSubPr>
              <m:ctrlPr>
                <w:del w:id="87" w:author="Juan Liu" w:date="2026-10-11T08:56:00Z" w16du:dateUtc="2026-10-11T00:56:00Z">
                  <w:rPr>
                    <w:rFonts w:ascii="Cambria Math" w:hAnsi="Cambria Math"/>
                  </w:rPr>
                </w:del>
              </m:ctrlPr>
            </m:sSubPr>
            <m:e>
              <m:r>
                <w:del w:id="88" w:author="Juan Liu" w:date="2026-10-11T08:56:00Z" w16du:dateUtc="2026-10-11T00:56:00Z">
                  <w:rPr>
                    <w:rStyle w:val="aff9"/>
                  </w:rPr>
                  <m:t>F</m:t>
                </w:del>
              </m:r>
            </m:e>
            <m:sub>
              <m:r>
                <w:del w:id="89" w:author="Juan Liu" w:date="2026-10-11T08:56:00Z" w16du:dateUtc="2026-10-11T00:56:00Z">
                  <w:rPr>
                    <w:rStyle w:val="aff9"/>
                  </w:rPr>
                  <m:t>k,q</m:t>
                </w:del>
              </m:r>
            </m:sub>
          </m:sSub>
          <m:r>
            <w:del w:id="90" w:author="Juan Liu" w:date="2026-10-11T08:56:00Z" w16du:dateUtc="2026-10-11T00:56:00Z">
              <w:rPr>
                <w:rStyle w:val="aff9"/>
              </w:rPr>
              <m:t xml:space="preserve">,    </m:t>
            </w:del>
          </m:r>
          <m:sSub>
            <m:sSubPr>
              <m:ctrlPr>
                <w:del w:id="91" w:author="Juan Liu" w:date="2026-10-11T08:56:00Z" w16du:dateUtc="2026-10-11T00:56:00Z">
                  <w:rPr>
                    <w:rFonts w:ascii="Cambria Math" w:hAnsi="Cambria Math"/>
                  </w:rPr>
                </w:del>
              </m:ctrlPr>
            </m:sSubPr>
            <m:e>
              <m:r>
                <w:del w:id="92" w:author="Juan Liu" w:date="2026-10-11T08:56:00Z" w16du:dateUtc="2026-10-11T00:56:00Z">
                  <w:rPr>
                    <w:rStyle w:val="aff9"/>
                  </w:rPr>
                  <m:t>H</m:t>
                </w:del>
              </m:r>
            </m:e>
            <m:sub>
              <m:r>
                <w:del w:id="93" w:author="Juan Liu" w:date="2026-10-11T08:56:00Z" w16du:dateUtc="2026-10-11T00:56:00Z">
                  <w:rPr>
                    <w:rStyle w:val="aff9"/>
                  </w:rPr>
                  <m:t>q</m:t>
                </w:del>
              </m:r>
            </m:sub>
          </m:sSub>
          <m:r>
            <w:del w:id="94" w:author="Juan Liu" w:date="2026-10-11T08:56:00Z" w16du:dateUtc="2026-10-11T00:56:00Z">
              <w:rPr>
                <w:rStyle w:val="aff9"/>
              </w:rPr>
              <m:t>=</m:t>
            </w:del>
          </m:r>
          <m:sSub>
            <m:sSubPr>
              <m:ctrlPr>
                <w:del w:id="95" w:author="Juan Liu" w:date="2026-10-11T08:56:00Z" w16du:dateUtc="2026-10-11T00:56:00Z">
                  <w:rPr>
                    <w:rFonts w:ascii="Cambria Math" w:hAnsi="Cambria Math"/>
                  </w:rPr>
                </w:del>
              </m:ctrlPr>
            </m:sSubPr>
            <m:e>
              <m:r>
                <w:del w:id="96" w:author="Juan Liu" w:date="2026-10-11T08:56:00Z" w16du:dateUtc="2026-10-11T00:56:00Z">
                  <w:rPr>
                    <w:rStyle w:val="aff9"/>
                  </w:rPr>
                  <m:t>P</m:t>
                </w:del>
              </m:r>
            </m:e>
            <m:sub>
              <m:r>
                <w:del w:id="97" w:author="Juan Liu" w:date="2026-10-11T08:56:00Z" w16du:dateUtc="2026-10-11T00:56:00Z">
                  <w:rPr>
                    <w:rStyle w:val="aff9"/>
                  </w:rPr>
                  <m:t>q</m:t>
                </w:del>
              </m:r>
            </m:sub>
          </m:sSub>
          <m:r>
            <w:del w:id="98" w:author="Juan Liu" w:date="2026-10-11T08:56:00Z" w16du:dateUtc="2026-10-11T00:56:00Z">
              <w:rPr>
                <w:rStyle w:val="aff9"/>
              </w:rPr>
              <m:t>-</m:t>
            </w:del>
          </m:r>
          <m:sSub>
            <m:sSubPr>
              <m:ctrlPr>
                <w:del w:id="99" w:author="Juan Liu" w:date="2026-10-11T08:56:00Z" w16du:dateUtc="2026-10-11T00:56:00Z">
                  <w:rPr>
                    <w:rFonts w:ascii="Cambria Math" w:hAnsi="Cambria Math"/>
                  </w:rPr>
                </w:del>
              </m:ctrlPr>
            </m:sSubPr>
            <m:e>
              <m:r>
                <w:del w:id="100" w:author="Juan Liu" w:date="2026-10-11T08:56:00Z" w16du:dateUtc="2026-10-11T00:56:00Z">
                  <w:rPr>
                    <w:rStyle w:val="aff9"/>
                  </w:rPr>
                  <m:t>P</m:t>
                </w:del>
              </m:r>
            </m:e>
            <m:sub>
              <m:r>
                <w:del w:id="101" w:author="Juan Liu" w:date="2026-10-11T08:56:00Z" w16du:dateUtc="2026-10-11T00:56:00Z">
                  <w:rPr>
                    <w:rStyle w:val="aff9"/>
                  </w:rPr>
                  <m:t>q-1</m:t>
                </w:del>
              </m:r>
            </m:sub>
          </m:sSub>
        </m:oMath>
      </m:oMathPara>
    </w:p>
    <w:p w14:paraId="3161CE69" w14:textId="2F7AEC63" w:rsidR="00427304" w:rsidDel="00AE2E2D" w:rsidRDefault="00CB3608">
      <w:pPr>
        <w:pStyle w:val="af8"/>
        <w:rPr>
          <w:del w:id="102" w:author="Juan Liu" w:date="2026-10-11T08:56:00Z" w16du:dateUtc="2026-10-11T00:56:00Z"/>
        </w:rPr>
      </w:pPr>
      <w:del w:id="103" w:author="Juan Liu" w:date="2026-10-11T08:56:00Z" w16du:dateUtc="2026-10-11T00:56:00Z">
        <w:r w:rsidDel="00AE2E2D">
          <w:delText>共同转站时刻由最晚就绪的站位决定。局部工序延迟若推迟了这一时刻，其他在制飞机的转站及下一架飞机的投产也会相应推迟。本课题将无扰动基准排程确定的计划周期长度称为基准节拍</w:delText>
        </w:r>
      </w:del>
      <m:oMath>
        <m:sSub>
          <m:sSubPr>
            <m:ctrlPr>
              <w:del w:id="104" w:author="Juan Liu" w:date="2026-10-11T08:56:00Z" w16du:dateUtc="2026-10-11T00:56:00Z">
                <w:rPr>
                  <w:rFonts w:ascii="Cambria Math" w:hAnsi="Cambria Math"/>
                </w:rPr>
              </w:del>
            </m:ctrlPr>
          </m:sSubPr>
          <m:e>
            <m:r>
              <w:del w:id="105" w:author="Juan Liu" w:date="2026-10-11T08:56:00Z" w16du:dateUtc="2026-10-11T00:56:00Z">
                <w:rPr>
                  <w:rStyle w:val="aff9"/>
                </w:rPr>
                <m:t>H</m:t>
              </w:del>
            </m:r>
          </m:e>
          <m:sub>
            <m:r>
              <w:del w:id="106" w:author="Juan Liu" w:date="2026-10-11T08:56:00Z" w16du:dateUtc="2026-10-11T00:56:00Z">
                <w:rPr>
                  <w:rStyle w:val="aff9"/>
                </w:rPr>
                <m:t>0</m:t>
              </w:del>
            </m:r>
          </m:sub>
        </m:sSub>
      </m:oMath>
      <w:del w:id="107" w:author="Juan Liu" w:date="2026-10-11T08:56:00Z" w16du:dateUtc="2026-10-11T00:56:00Z">
        <w:r w:rsidDel="00AE2E2D">
          <w:delText>，用于评价实际生产进度的偏离；实际转站仍由各站位的就绪情况决定。</w:delText>
        </w:r>
      </w:del>
    </w:p>
    <w:p w14:paraId="5346228E" w14:textId="1BEC2A3F" w:rsidR="00C904C1" w:rsidDel="00AE2E2D" w:rsidRDefault="00CB3608">
      <w:pPr>
        <w:rPr>
          <w:del w:id="108" w:author="Juan Liu" w:date="2026-10-11T08:56:00Z" w16du:dateUtc="2026-10-11T00:56:00Z"/>
        </w:rPr>
      </w:pPr>
      <w:del w:id="109" w:author="Juan Liu" w:date="2026-10-11T08:56:00Z" w16du:dateUtc="2026-10-11T00:56:00Z">
        <w:r w:rsidDel="00AE2E2D">
          <w:delText>已有飞机装配线研究表明，部分未完成作业可随飞机转站后继续安排。例如，在</w:delText>
        </w:r>
        <w:r w:rsidDel="00AE2E2D">
          <w:delText>Hawker Beechcraft</w:delText>
        </w:r>
        <w:r w:rsidDel="00AE2E2D">
          <w:delText>公司的</w:delText>
        </w:r>
        <w:r w:rsidDel="00AE2E2D">
          <w:delText>Hawker 800XP</w:delText>
        </w:r>
        <w:r w:rsidDel="00AE2E2D">
          <w:delText>装配线上，飞机按预定时间转站，未在原定站位完成的作业可在转站后继续执行</w:delText>
        </w:r>
        <w:r w:rsidDel="00AE2E2D">
          <w:delText>[6]</w:delText>
        </w:r>
        <w:r w:rsidDel="00AE2E2D">
          <w:delText>。本课题考虑有限工序后移，要求后移安排满足工艺前序、单向流动和人员约束，且不迫使其他工序新增换站。</w:delText>
        </w:r>
      </w:del>
    </w:p>
    <w:p w14:paraId="3609246A" w14:textId="77777777" w:rsidR="004902AF" w:rsidRDefault="00CB3608">
      <w:pPr>
        <w:pStyle w:val="3"/>
      </w:pPr>
      <w:r>
        <w:t xml:space="preserve">1.2.3 </w:t>
      </w:r>
      <w:r>
        <w:t>选题依据</w:t>
      </w:r>
    </w:p>
    <w:p w14:paraId="17C6C15D" w14:textId="77777777" w:rsidR="004902AF" w:rsidRDefault="00CB3608">
      <w:pPr>
        <w:pStyle w:val="affa"/>
      </w:pPr>
      <w:r>
        <w:t>（</w:t>
      </w:r>
      <w:r>
        <w:t>1</w:t>
      </w:r>
      <w:r>
        <w:t>）飞机装配能力建设需要改进作业安排和人员使用。上述发展需求不仅涉及制造能力建设，也涉及既有生产条件下的装配组织。在工艺要求和人员配置给定时，工序顺序、站位分配及人员使用会影响各站的完成时间和整线生产</w:t>
      </w:r>
      <w:r>
        <w:lastRenderedPageBreak/>
        <w:t>进度。因此，围绕飞机脉动装配线研究调度方法，可以为减少作业等待、缩短生产时间提供排程和仿真分析依据。</w:t>
      </w:r>
    </w:p>
    <w:p w14:paraId="3EF4D1DF" w14:textId="77777777" w:rsidR="004902AF" w:rsidRDefault="00CB3608">
      <w:pPr>
        <w:pStyle w:val="affa"/>
      </w:pPr>
      <w:r>
        <w:t>（</w:t>
      </w:r>
      <w:r>
        <w:t>2</w:t>
      </w:r>
      <w:r>
        <w:t>）工序、站位与人员的相互制约需要在联合调度中处理。为一道工序选择团队后，相应人员在作业期间无法承担其他工序，其站位绑定还会限制后续可承担的任务；将工序安排到下游站位，也会限制后继工序的执行站位。分开确定这些安排，可能限制后续选择。装配线平衡与调度的联合研究已将工序分站和作业时间联系起来</w:t>
      </w:r>
      <w:r>
        <w:t>[3]</w:t>
      </w:r>
      <w:r>
        <w:t>。即使各站工作量相近，工艺前序和人员冲突仍可能使完成时间不同。因此，本课题以工序、站位和具体人员团队的联合调度为切入点，依据实际的作业时间安排评价排程。</w:t>
      </w:r>
    </w:p>
    <w:p w14:paraId="51241D9F" w14:textId="77777777" w:rsidR="004902AF" w:rsidRDefault="00CB3608">
      <w:pPr>
        <w:pStyle w:val="affa"/>
      </w:pPr>
      <w:r>
        <w:t>（</w:t>
      </w:r>
      <w:r>
        <w:t>3</w:t>
      </w:r>
      <w:r>
        <w:t>）延迟开工后的计划调整需要同时考虑生产时间和计划稳定性。扰动使原定开工安排无法执行时，需要结合其他工序的安排进行重调度。</w:t>
      </w:r>
      <w:r>
        <w:t>Herroelen</w:t>
      </w:r>
      <w:r>
        <w:t>与</w:t>
      </w:r>
      <w:r>
        <w:t>Leus</w:t>
      </w:r>
      <w:r>
        <w:t>关于稳定基准排程的研究讨论了活动间时间缓冲的作用</w:t>
      </w:r>
      <w:r>
        <w:t>[4]</w:t>
      </w:r>
      <w:r>
        <w:t>；</w:t>
      </w:r>
      <w:r>
        <w:t>Lovato</w:t>
      </w:r>
      <w:r>
        <w:t>等的飞机装配重调度研究将剩余作业的完成条件、资源使用与计划改动一并考虑</w:t>
      </w:r>
      <w:r>
        <w:t>[5]</w:t>
      </w:r>
      <w:r>
        <w:t>。这些研究说明，局部延迟并不必然造成同等程度的整线延迟。调整时既要分析前序和人员条件，也要保留规定工序的原安排及本阶段人员站位绑定，兼顾完工时间与计划稳定性。判断哪些工序可以调整、怎样调整，需要区分工艺前序、技能匹配和资源占用等关系的作用。</w:t>
      </w:r>
    </w:p>
    <w:p w14:paraId="71912CC8" w14:textId="77777777" w:rsidR="004902AF" w:rsidRDefault="00CB3608">
      <w:pPr>
        <w:pStyle w:val="affa"/>
      </w:pPr>
      <w:r>
        <w:t>（</w:t>
      </w:r>
      <w:r>
        <w:t>4</w:t>
      </w:r>
      <w:r>
        <w:t>）同步转站要求统筹多架次的当前作业与下一周期安排。某站位推迟共同转站时刻后，已完成本站作业的其他飞机仍需等待，后续飞机的实际投产时刻也会受到影响；允许的工序后移还会改变后续站位的任务组成。评价局部安排，需要考虑其他飞机是否已经就绪，以及任务后移后下一周期能否及时完成。因此，需要将工序状态和站位进度同就绪、转站及等待时间联系起来，支持跨站位及相邻周期的协同安排。</w:t>
      </w:r>
    </w:p>
    <w:p w14:paraId="696FF48F" w14:textId="77777777" w:rsidR="004902AF" w:rsidRDefault="00CB3608">
      <w:r>
        <w:t>本课题据此面向飞机脉动装配线开展研究：先在无扰动条件下采用同构图组织工艺与人员信息，研究联合静态调度；再通过异构图区分实体和关系，研究延迟开工下兼顾计划稳定性的动态调度；进一步面向多架次连续装配，用语义增强图网络联系装配状态与上述生产时间信息，研究跨站位及相邻周期的协同动态调度。三项研究依次从联合安排扩展到受扰调整，再扩展到多架次之间的进度协调。</w:t>
      </w:r>
      <w:commentRangeEnd w:id="51"/>
      <w:r w:rsidR="00965825">
        <w:rPr>
          <w:rStyle w:val="af"/>
          <w:sz w:val="24"/>
          <w:szCs w:val="24"/>
        </w:rPr>
        <w:commentReference w:id="51"/>
      </w:r>
    </w:p>
    <w:p w14:paraId="0705EE31" w14:textId="77777777" w:rsidR="004902AF" w:rsidRDefault="00CB3608">
      <w:pPr>
        <w:pStyle w:val="2"/>
      </w:pPr>
      <w:r>
        <w:t xml:space="preserve">1.3 </w:t>
      </w:r>
      <w:r>
        <w:t>研究目标</w:t>
      </w:r>
    </w:p>
    <w:p w14:paraId="098F71EB" w14:textId="77777777" w:rsidR="004902AF" w:rsidRDefault="00CB3608">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w:t>
      </w:r>
      <w:r>
        <w:lastRenderedPageBreak/>
        <w:t>强化学习形成联合调度策略，将装配进度与同步脉动的时间联系纳入动态决策，并采用工业工艺数据开展仿真验证，评价排程完工时间、计划改动、整批工期及计算开销。</w:t>
      </w:r>
    </w:p>
    <w:p w14:paraId="5F120CFA" w14:textId="77777777" w:rsidR="004902AF" w:rsidRDefault="00CB3608">
      <w:pPr>
        <w:pStyle w:val="2"/>
      </w:pPr>
      <w:r>
        <w:t xml:space="preserve">1.4 </w:t>
      </w:r>
      <w:r>
        <w:t>理论意义或应用价值</w:t>
      </w:r>
    </w:p>
    <w:p w14:paraId="5288AD08" w14:textId="77777777" w:rsidR="004902AF" w:rsidRDefault="00CB3608">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14:paraId="6063006B" w14:textId="77777777" w:rsidR="004902AF" w:rsidRDefault="00CB3608">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CB3608">
      <w:pPr>
        <w:pStyle w:val="1"/>
      </w:pPr>
      <w:r>
        <w:t xml:space="preserve">2 </w:t>
      </w:r>
      <w:r>
        <w:t>国内外研究现状</w:t>
      </w:r>
    </w:p>
    <w:p w14:paraId="5113F405" w14:textId="77777777" w:rsidR="004902AF" w:rsidRDefault="00CB3608">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CB3608">
      <w:pPr>
        <w:pStyle w:val="2"/>
      </w:pPr>
      <w:r>
        <w:t xml:space="preserve">2.1 </w:t>
      </w:r>
      <w:r>
        <w:t>飞机脉动装配线调度研究</w:t>
      </w:r>
    </w:p>
    <w:p w14:paraId="692A9F4B" w14:textId="77777777" w:rsidR="00427304" w:rsidRDefault="00CB3608">
      <w:pPr>
        <w:pStyle w:val="3"/>
      </w:pPr>
      <w:r>
        <w:t xml:space="preserve">2.1.1 </w:t>
      </w:r>
      <w:r>
        <w:t>工序分站与人员联合安排</w:t>
      </w:r>
    </w:p>
    <w:p w14:paraId="232DF3B6" w14:textId="77777777" w:rsidR="00427304" w:rsidRDefault="00CB3608">
      <w:r>
        <w:t>飞机装配中的工序分站与作业安排涉及装配线平衡和调度。装配线平衡研究工序向有序站位的分配，并在工艺前序等约束下优化站位数量、周期或负荷目标；调度确定工序的作业顺序、起止时刻及资源使用</w:t>
      </w:r>
      <w:r>
        <w:t>[2,12]</w:t>
      </w:r>
      <w:r>
        <w:t>。</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CB3608">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CB3608">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。本课题关注给定人员条件下工序、站位与具体人员团队的联合选择，并进一步研究延迟开工后的计划调整。</w:t>
      </w:r>
    </w:p>
    <w:p w14:paraId="0888D361" w14:textId="77777777" w:rsidR="00427304" w:rsidRDefault="00CB3608">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CB3608">
      <w:pPr>
        <w:pStyle w:val="3"/>
      </w:pPr>
      <w:r>
        <w:t xml:space="preserve">2.1.2 </w:t>
      </w:r>
      <w:r>
        <w:t>工序延迟开工下的重调度</w:t>
      </w:r>
    </w:p>
    <w:p w14:paraId="24886560" w14:textId="77777777" w:rsidR="00427304" w:rsidRDefault="00CB3608">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CB3608">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CB3608">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CB3608">
      <w:r>
        <w:t>对本课题，重调度时需保留基准排程中计划开工时刻早于重调度时刻的工序安排，并沿用已使用人员的站位安排；其余工序在更新最早可开工时刻后重新安排。计划稳定性按相对于固定基准排程的开工时刻、执行站位和团队成员</w:t>
      </w:r>
      <w:r>
        <w:lastRenderedPageBreak/>
        <w:t>变化评价。研究问题由此从无扰动联合安排，扩展为工序延迟开工后兼顾完工时间与计划改动的重调度。</w:t>
      </w:r>
    </w:p>
    <w:p w14:paraId="52140C02" w14:textId="77777777" w:rsidR="00427304" w:rsidRDefault="00CB3608">
      <w:pPr>
        <w:pStyle w:val="3"/>
      </w:pPr>
      <w:r>
        <w:t xml:space="preserve">2.1.3 </w:t>
      </w:r>
      <w:r>
        <w:t>多架次飞机装配中的扰动影响与协同调度</w:t>
      </w:r>
    </w:p>
    <w:p w14:paraId="661D87F5" w14:textId="77777777" w:rsidR="00427304" w:rsidRDefault="00CB3608">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CB3608">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CB3608">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CB3608">
      <w:pPr>
        <w:pStyle w:val="2"/>
      </w:pPr>
      <w:r>
        <w:t xml:space="preserve">2.2 </w:t>
      </w:r>
      <w:r>
        <w:t>装配调度求解方法研究</w:t>
      </w:r>
    </w:p>
    <w:p w14:paraId="6DD0D0A4" w14:textId="77777777" w:rsidR="00427304" w:rsidRDefault="00CB3608">
      <w:pPr>
        <w:pStyle w:val="3"/>
      </w:pPr>
      <w:r>
        <w:t xml:space="preserve">2.2.1 </w:t>
      </w:r>
      <w:r>
        <w:t>规则与启发式方法</w:t>
      </w:r>
    </w:p>
    <w:p w14:paraId="7EE12281" w14:textId="77777777" w:rsidR="00427304" w:rsidRDefault="00CB3608">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CB3608">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CB3608">
      <w:pPr>
        <w:pStyle w:val="3"/>
      </w:pPr>
      <w:r>
        <w:t xml:space="preserve">2.2.2 </w:t>
      </w:r>
      <w:r>
        <w:t>元启发式与数学优化方法</w:t>
      </w:r>
    </w:p>
    <w:p w14:paraId="36DD8EB6" w14:textId="77777777" w:rsidR="00427304" w:rsidRDefault="00CB3608">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CB3608">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CB3608">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CB3608">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CB3608">
      <w:pPr>
        <w:pStyle w:val="3"/>
      </w:pPr>
      <w:r>
        <w:t xml:space="preserve">2.2.3 </w:t>
      </w:r>
      <w:r>
        <w:t>强化学习及其飞机装配应用</w:t>
      </w:r>
    </w:p>
    <w:p w14:paraId="35325F2A" w14:textId="77777777" w:rsidR="00427304" w:rsidRDefault="00CB3608">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CB3608">
      <w:r>
        <w:t>直接面向飞机装配的研究也已有进展。</w:t>
      </w:r>
      <w:r>
        <w:t>Wen</w:t>
      </w:r>
      <w:r>
        <w:t>等结合图同构网络（</w:t>
      </w:r>
      <w:r>
        <w:t>GIN</w:t>
      </w:r>
      <w:r>
        <w:t>）与近端策略优化（</w:t>
      </w:r>
      <w:r>
        <w:t>PPO</w:t>
      </w:r>
      <w:r>
        <w:t>）</w:t>
      </w:r>
      <w:r>
        <w:t>[36]</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等针对多站位动态调度，为各站配置智能体，在固定人员分配下选择待机或派工规则，利用图注意力和局部、全局价值评价协调工期与平衡，并考察延迟开工扰动</w:t>
      </w:r>
      <w:r>
        <w:t>[24]</w:t>
      </w:r>
      <w:r>
        <w:t>。两者分别采用工序选择和规则选择，与本课题直接联合选择工序、站位及具体团队的决策范围不同。</w:t>
      </w:r>
    </w:p>
    <w:p w14:paraId="1BCB746F" w14:textId="77777777" w:rsidR="00427304" w:rsidRDefault="00CB3608">
      <w:r>
        <w:t>Waubert de Puiseau</w:t>
      </w:r>
      <w:r>
        <w:t>等从状态、动作、奖励和验证方式综述机器调度中的深度强化学习研究，讨论图网络与注意力模型的使用，以及实际数据、随机环境</w:t>
      </w:r>
      <w:r>
        <w:lastRenderedPageBreak/>
        <w:t>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CB3608">
      <w:pPr>
        <w:pStyle w:val="aff0"/>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CB3608" w:rsidP="00E121BA">
            <w:pPr>
              <w:pStyle w:val="afc"/>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CB3608" w:rsidP="00E121BA">
            <w:pPr>
              <w:pStyle w:val="afc"/>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CB3608" w:rsidP="00E121BA">
            <w:pPr>
              <w:pStyle w:val="afc"/>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CB3608" w:rsidP="00E121BA">
            <w:pPr>
              <w:pStyle w:val="afc"/>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CB3608" w:rsidP="00E121BA">
            <w:pPr>
              <w:pStyle w:val="afb"/>
            </w:pPr>
            <w:r>
              <w:t>优先规则与构造启发式</w:t>
            </w:r>
          </w:p>
        </w:tc>
        <w:tc>
          <w:tcPr>
            <w:tcW w:w="1746" w:type="dxa"/>
            <w:tcMar>
              <w:top w:w="80" w:type="dxa"/>
              <w:left w:w="80" w:type="dxa"/>
              <w:bottom w:w="80" w:type="dxa"/>
              <w:right w:w="80" w:type="dxa"/>
            </w:tcMar>
            <w:vAlign w:val="center"/>
          </w:tcPr>
          <w:p w14:paraId="53DCCB71" w14:textId="77777777" w:rsidR="00427304" w:rsidRDefault="00CB3608" w:rsidP="00E121BA">
            <w:pPr>
              <w:pStyle w:val="afa"/>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CB3608" w:rsidP="00E121BA">
            <w:pPr>
              <w:pStyle w:val="afa"/>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CB3608" w:rsidP="00E121BA">
            <w:pPr>
              <w:pStyle w:val="afa"/>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CB3608" w:rsidP="00E121BA">
            <w:pPr>
              <w:pStyle w:val="afb"/>
            </w:pPr>
            <w:r>
              <w:t>元启发式</w:t>
            </w:r>
          </w:p>
        </w:tc>
        <w:tc>
          <w:tcPr>
            <w:tcW w:w="1746" w:type="dxa"/>
            <w:tcMar>
              <w:top w:w="80" w:type="dxa"/>
              <w:left w:w="80" w:type="dxa"/>
              <w:bottom w:w="80" w:type="dxa"/>
              <w:right w:w="80" w:type="dxa"/>
            </w:tcMar>
            <w:vAlign w:val="center"/>
          </w:tcPr>
          <w:p w14:paraId="4710B71D" w14:textId="77777777" w:rsidR="00427304" w:rsidRDefault="00CB3608" w:rsidP="00E121BA">
            <w:pPr>
              <w:pStyle w:val="afa"/>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CB3608" w:rsidP="00E121BA">
            <w:pPr>
              <w:pStyle w:val="afa"/>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CB3608" w:rsidP="00E121BA">
            <w:pPr>
              <w:pStyle w:val="afa"/>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CB3608" w:rsidP="00E121BA">
            <w:pPr>
              <w:pStyle w:val="afb"/>
            </w:pPr>
            <w:r>
              <w:t>强化学习辅助搜索</w:t>
            </w:r>
          </w:p>
        </w:tc>
        <w:tc>
          <w:tcPr>
            <w:tcW w:w="1746" w:type="dxa"/>
            <w:tcMar>
              <w:top w:w="80" w:type="dxa"/>
              <w:left w:w="80" w:type="dxa"/>
              <w:bottom w:w="80" w:type="dxa"/>
              <w:right w:w="80" w:type="dxa"/>
            </w:tcMar>
            <w:vAlign w:val="center"/>
          </w:tcPr>
          <w:p w14:paraId="6EF9DF08" w14:textId="77777777" w:rsidR="00427304" w:rsidRDefault="00CB3608" w:rsidP="00E121BA">
            <w:pPr>
              <w:pStyle w:val="afa"/>
            </w:pPr>
            <w:r>
              <w:t>Wen</w:t>
            </w:r>
            <w:r>
              <w:t>等</w:t>
            </w:r>
            <w:r>
              <w:t>[18,19]</w:t>
            </w:r>
          </w:p>
        </w:tc>
        <w:tc>
          <w:tcPr>
            <w:tcW w:w="2327" w:type="dxa"/>
            <w:tcMar>
              <w:top w:w="80" w:type="dxa"/>
              <w:left w:w="80" w:type="dxa"/>
              <w:bottom w:w="80" w:type="dxa"/>
              <w:right w:w="80" w:type="dxa"/>
            </w:tcMar>
            <w:vAlign w:val="center"/>
          </w:tcPr>
          <w:p w14:paraId="02EE25DA" w14:textId="77777777" w:rsidR="00427304" w:rsidRDefault="00CB3608" w:rsidP="00E121BA">
            <w:pPr>
              <w:pStyle w:val="afa"/>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CB3608" w:rsidP="00E121BA">
            <w:pPr>
              <w:pStyle w:val="afa"/>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CB3608" w:rsidP="00E121BA">
            <w:pPr>
              <w:pStyle w:val="afb"/>
            </w:pPr>
            <w:r>
              <w:t>数学优化与约束规划</w:t>
            </w:r>
          </w:p>
        </w:tc>
        <w:tc>
          <w:tcPr>
            <w:tcW w:w="1746" w:type="dxa"/>
            <w:tcMar>
              <w:top w:w="80" w:type="dxa"/>
              <w:left w:w="80" w:type="dxa"/>
              <w:bottom w:w="80" w:type="dxa"/>
              <w:right w:w="80" w:type="dxa"/>
            </w:tcMar>
            <w:vAlign w:val="center"/>
          </w:tcPr>
          <w:p w14:paraId="39C7ED54" w14:textId="77777777" w:rsidR="00427304" w:rsidRDefault="00CB3608" w:rsidP="00E121BA">
            <w:pPr>
              <w:pStyle w:val="afa"/>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CB3608" w:rsidP="00E121BA">
            <w:pPr>
              <w:pStyle w:val="afa"/>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CB3608" w:rsidP="00E121BA">
            <w:pPr>
              <w:pStyle w:val="afa"/>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CB3608" w:rsidP="00E121BA">
            <w:pPr>
              <w:pStyle w:val="afb"/>
            </w:pPr>
            <w:r>
              <w:t>图强化学习</w:t>
            </w:r>
          </w:p>
        </w:tc>
        <w:tc>
          <w:tcPr>
            <w:tcW w:w="1746" w:type="dxa"/>
            <w:tcMar>
              <w:top w:w="80" w:type="dxa"/>
              <w:left w:w="80" w:type="dxa"/>
              <w:bottom w:w="80" w:type="dxa"/>
              <w:right w:w="80" w:type="dxa"/>
            </w:tcMar>
            <w:vAlign w:val="center"/>
          </w:tcPr>
          <w:p w14:paraId="62F3BFC5" w14:textId="77777777" w:rsidR="00427304" w:rsidRDefault="00CB3608" w:rsidP="00E121BA">
            <w:pPr>
              <w:pStyle w:val="afa"/>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CB3608" w:rsidP="00E121BA">
            <w:pPr>
              <w:pStyle w:val="afa"/>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CB3608" w:rsidP="00E121BA">
            <w:pPr>
              <w:pStyle w:val="afa"/>
            </w:pPr>
            <w:r>
              <w:t>联合动作、动态状态和计算成本</w:t>
            </w:r>
          </w:p>
        </w:tc>
      </w:tr>
    </w:tbl>
    <w:p w14:paraId="2B71B67C" w14:textId="77777777" w:rsidR="00427304" w:rsidRDefault="00CB3608">
      <w:pPr>
        <w:pStyle w:val="2"/>
      </w:pPr>
      <w:r>
        <w:t xml:space="preserve">2.3 </w:t>
      </w:r>
      <w:r>
        <w:t>图强化学习与动态调度状态表示研究</w:t>
      </w:r>
    </w:p>
    <w:p w14:paraId="44728432" w14:textId="77777777" w:rsidR="00427304" w:rsidRDefault="00CB3608">
      <w:pPr>
        <w:pStyle w:val="3"/>
      </w:pPr>
      <w:r>
        <w:t xml:space="preserve">2.3.1 </w:t>
      </w:r>
      <w:r>
        <w:t>图结构与调度状态编码</w:t>
      </w:r>
    </w:p>
    <w:p w14:paraId="78464123" w14:textId="77777777" w:rsidR="00427304" w:rsidRDefault="00CB3608">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CB3608">
      <w:r>
        <w:t>工序图也可以通过节点属性包含人员或其他资源信息。</w:t>
      </w:r>
      <w:r>
        <w:t>Wen</w:t>
      </w:r>
      <w:r>
        <w:t>等以工序为节点、前序为边，将执行状态、资源需求和作业区域纳入特征，再融合图网络及多层感知机表示</w:t>
      </w:r>
      <w:r>
        <w:t>[23]</w:t>
      </w:r>
      <w:r>
        <w:t>。本课题的同构方案将工艺和资源信息组织为单一图，采用共享传播规则，为联合决策提供状态表示。实体属性仍然保留，可行性由工艺检查、动作掩码</w:t>
      </w:r>
      <w:r>
        <w:t>[37]</w:t>
      </w:r>
      <w:r>
        <w:t>和时间分配共同落实。</w:t>
      </w:r>
    </w:p>
    <w:p w14:paraId="6EFFFC96" w14:textId="77777777" w:rsidR="00427304" w:rsidRDefault="00CB3608">
      <w:r>
        <w:t>图类型的区别在于是否显式区分实体与关系，并在传播中利用相应类型</w:t>
      </w:r>
      <w:r>
        <w:t>[28]</w:t>
      </w:r>
      <w:r>
        <w:t>。共享传播规则提供统一编码方式，面对前序、资格、需求和占用等不同</w:t>
      </w:r>
      <w:r>
        <w:lastRenderedPageBreak/>
        <w:t>含义的连接时，分别利用这些关系是进一步研究的方向。同构和异构图均可读取变化中的状态；本课题按静态到动态组织研究，源于生产问题的逐步扩展。</w:t>
      </w:r>
    </w:p>
    <w:p w14:paraId="6D89F216" w14:textId="77777777" w:rsidR="00427304" w:rsidRDefault="00CB3608">
      <w:pPr>
        <w:pStyle w:val="3"/>
      </w:pPr>
      <w:r>
        <w:t xml:space="preserve">2.3.2 </w:t>
      </w:r>
      <w:r>
        <w:t>异构关系与联合调度</w:t>
      </w:r>
    </w:p>
    <w:p w14:paraId="60192FE6" w14:textId="77777777" w:rsidR="00427304" w:rsidRDefault="00CB3608">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CB3608">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CB3608">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CB3608">
      <w:pPr>
        <w:pStyle w:val="3"/>
      </w:pPr>
      <w:r>
        <w:t xml:space="preserve">2.3.3 </w:t>
      </w:r>
      <w:r>
        <w:t>生产语义与多架次状态信息</w:t>
      </w:r>
    </w:p>
    <w:p w14:paraId="1F7D50BA" w14:textId="77777777" w:rsidR="00427304" w:rsidRDefault="00CB3608">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CB3608">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等的飞机装配方法也利用站内图编码、跨站聚合和局部、全局价值评价实现多站协调</w:t>
      </w:r>
      <w:r>
        <w:t>[24]</w:t>
      </w:r>
      <w:r>
        <w:t>。已有研究已经利用跨站或全局信息，新的状态表示需要说明新增信息的生产含义及进入策略的方式。</w:t>
      </w:r>
    </w:p>
    <w:p w14:paraId="6FE3290F" w14:textId="77777777" w:rsidR="00427304" w:rsidRDefault="00CB3608">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w:t>
      </w:r>
      <w:r>
        <w:lastRenderedPageBreak/>
        <w:t>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CB3608">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CB3608">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CB3608">
      <w:pPr>
        <w:pStyle w:val="aff0"/>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CB3608">
            <w:pPr>
              <w:pStyle w:val="afc"/>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CB3608">
            <w:pPr>
              <w:pStyle w:val="afc"/>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CB3608">
            <w:pPr>
              <w:pStyle w:val="afc"/>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CB3608">
            <w:pPr>
              <w:pStyle w:val="afc"/>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CB3608">
            <w:pPr>
              <w:pStyle w:val="afb"/>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CB3608">
            <w:pPr>
              <w:pStyle w:val="afa"/>
            </w:pPr>
            <w:r>
              <w:t>柔性作业车间</w:t>
            </w:r>
          </w:p>
        </w:tc>
        <w:tc>
          <w:tcPr>
            <w:tcW w:w="2327" w:type="dxa"/>
            <w:tcMar>
              <w:top w:w="80" w:type="dxa"/>
              <w:left w:w="80" w:type="dxa"/>
              <w:bottom w:w="80" w:type="dxa"/>
              <w:right w:w="80" w:type="dxa"/>
            </w:tcMar>
            <w:vAlign w:val="center"/>
          </w:tcPr>
          <w:p w14:paraId="0CAD8334" w14:textId="77777777" w:rsidR="00427304" w:rsidRDefault="00CB3608">
            <w:pPr>
              <w:pStyle w:val="afa"/>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CB3608">
            <w:pPr>
              <w:pStyle w:val="afa"/>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CB3608">
            <w:pPr>
              <w:pStyle w:val="afb"/>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CB3608">
            <w:pPr>
              <w:pStyle w:val="afa"/>
            </w:pPr>
            <w:r>
              <w:t>动态作业车间</w:t>
            </w:r>
          </w:p>
        </w:tc>
        <w:tc>
          <w:tcPr>
            <w:tcW w:w="2327" w:type="dxa"/>
            <w:tcMar>
              <w:top w:w="80" w:type="dxa"/>
              <w:left w:w="80" w:type="dxa"/>
              <w:bottom w:w="80" w:type="dxa"/>
              <w:right w:w="80" w:type="dxa"/>
            </w:tcMar>
            <w:vAlign w:val="center"/>
          </w:tcPr>
          <w:p w14:paraId="2A06E8D6" w14:textId="77777777" w:rsidR="00427304" w:rsidRDefault="00CB3608">
            <w:pPr>
              <w:pStyle w:val="afa"/>
            </w:pPr>
            <w:r>
              <w:t>动态关系及人员属性</w:t>
            </w:r>
          </w:p>
        </w:tc>
        <w:tc>
          <w:tcPr>
            <w:tcW w:w="2577" w:type="dxa"/>
            <w:tcMar>
              <w:top w:w="80" w:type="dxa"/>
              <w:left w:w="80" w:type="dxa"/>
              <w:bottom w:w="80" w:type="dxa"/>
              <w:right w:w="80" w:type="dxa"/>
            </w:tcMar>
            <w:vAlign w:val="center"/>
          </w:tcPr>
          <w:p w14:paraId="661F1396" w14:textId="77777777" w:rsidR="00427304" w:rsidRDefault="00CB3608">
            <w:pPr>
              <w:pStyle w:val="afa"/>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CB3608">
            <w:pPr>
              <w:pStyle w:val="afb"/>
            </w:pPr>
            <w:r>
              <w:t>Chen</w:t>
            </w:r>
            <w:r>
              <w:t>等</w:t>
            </w:r>
            <w:r>
              <w:t>[24]</w:t>
            </w:r>
          </w:p>
        </w:tc>
        <w:tc>
          <w:tcPr>
            <w:tcW w:w="1746" w:type="dxa"/>
            <w:tcMar>
              <w:top w:w="80" w:type="dxa"/>
              <w:left w:w="80" w:type="dxa"/>
              <w:bottom w:w="80" w:type="dxa"/>
              <w:right w:w="80" w:type="dxa"/>
            </w:tcMar>
            <w:vAlign w:val="center"/>
          </w:tcPr>
          <w:p w14:paraId="349ADEEE" w14:textId="77777777" w:rsidR="00427304" w:rsidRDefault="00CB3608">
            <w:pPr>
              <w:pStyle w:val="afa"/>
            </w:pPr>
            <w:r>
              <w:t>多站位飞机装配</w:t>
            </w:r>
          </w:p>
        </w:tc>
        <w:tc>
          <w:tcPr>
            <w:tcW w:w="2327" w:type="dxa"/>
            <w:tcMar>
              <w:top w:w="80" w:type="dxa"/>
              <w:left w:w="80" w:type="dxa"/>
              <w:bottom w:w="80" w:type="dxa"/>
              <w:right w:w="80" w:type="dxa"/>
            </w:tcMar>
            <w:vAlign w:val="center"/>
          </w:tcPr>
          <w:p w14:paraId="346723C9" w14:textId="77777777" w:rsidR="00427304" w:rsidRDefault="00CB3608">
            <w:pPr>
              <w:pStyle w:val="afa"/>
            </w:pPr>
            <w:r>
              <w:t>站内图与跨站信息融合</w:t>
            </w:r>
          </w:p>
        </w:tc>
        <w:tc>
          <w:tcPr>
            <w:tcW w:w="2577" w:type="dxa"/>
            <w:tcMar>
              <w:top w:w="80" w:type="dxa"/>
              <w:left w:w="80" w:type="dxa"/>
              <w:bottom w:w="80" w:type="dxa"/>
              <w:right w:w="80" w:type="dxa"/>
            </w:tcMar>
            <w:vAlign w:val="center"/>
          </w:tcPr>
          <w:p w14:paraId="73D49FE5" w14:textId="77777777" w:rsidR="00427304" w:rsidRDefault="00CB3608">
            <w:pPr>
              <w:pStyle w:val="afa"/>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CB3608">
            <w:pPr>
              <w:pStyle w:val="afb"/>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CB3608">
            <w:pPr>
              <w:pStyle w:val="afa"/>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CB3608">
            <w:pPr>
              <w:pStyle w:val="afa"/>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CB3608">
            <w:pPr>
              <w:pStyle w:val="afa"/>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CB3608">
            <w:pPr>
              <w:pStyle w:val="afb"/>
            </w:pPr>
            <w:r>
              <w:t>Jaderberg</w:t>
            </w:r>
            <w:r>
              <w:t>等</w:t>
            </w:r>
            <w:r>
              <w:t>[35]</w:t>
            </w:r>
          </w:p>
        </w:tc>
        <w:tc>
          <w:tcPr>
            <w:tcW w:w="1746" w:type="dxa"/>
            <w:tcMar>
              <w:top w:w="80" w:type="dxa"/>
              <w:left w:w="80" w:type="dxa"/>
              <w:bottom w:w="80" w:type="dxa"/>
              <w:right w:w="80" w:type="dxa"/>
            </w:tcMar>
            <w:vAlign w:val="center"/>
          </w:tcPr>
          <w:p w14:paraId="38776ADF" w14:textId="77777777" w:rsidR="00427304" w:rsidRDefault="00CB3608">
            <w:pPr>
              <w:pStyle w:val="afa"/>
            </w:pPr>
            <w:r>
              <w:t>强化学习任务</w:t>
            </w:r>
          </w:p>
        </w:tc>
        <w:tc>
          <w:tcPr>
            <w:tcW w:w="2327" w:type="dxa"/>
            <w:tcMar>
              <w:top w:w="80" w:type="dxa"/>
              <w:left w:w="80" w:type="dxa"/>
              <w:bottom w:w="80" w:type="dxa"/>
              <w:right w:w="80" w:type="dxa"/>
            </w:tcMar>
            <w:vAlign w:val="center"/>
          </w:tcPr>
          <w:p w14:paraId="584BC8A6" w14:textId="77777777" w:rsidR="00427304" w:rsidRDefault="00CB3608">
            <w:pPr>
              <w:pStyle w:val="afa"/>
            </w:pPr>
            <w:r>
              <w:t>辅助任务训练共享表示</w:t>
            </w:r>
          </w:p>
        </w:tc>
        <w:tc>
          <w:tcPr>
            <w:tcW w:w="2577" w:type="dxa"/>
            <w:tcMar>
              <w:top w:w="80" w:type="dxa"/>
              <w:left w:w="80" w:type="dxa"/>
              <w:bottom w:w="80" w:type="dxa"/>
              <w:right w:w="80" w:type="dxa"/>
            </w:tcMar>
            <w:vAlign w:val="center"/>
          </w:tcPr>
          <w:p w14:paraId="6E5D67C3" w14:textId="77777777" w:rsidR="00427304" w:rsidRDefault="00CB3608">
            <w:pPr>
              <w:pStyle w:val="afa"/>
            </w:pPr>
            <w:r>
              <w:t>生产时间标签及其调度用途</w:t>
            </w:r>
          </w:p>
        </w:tc>
      </w:tr>
    </w:tbl>
    <w:p w14:paraId="0A8A6D68" w14:textId="77777777" w:rsidR="00427304" w:rsidRDefault="00CB3608">
      <w:pPr>
        <w:pStyle w:val="2"/>
      </w:pPr>
      <w:r>
        <w:t xml:space="preserve">2.4 </w:t>
      </w:r>
      <w:r>
        <w:t>研究现状小结</w:t>
      </w:r>
    </w:p>
    <w:p w14:paraId="0EA9F586" w14:textId="77777777" w:rsidR="004902AF" w:rsidRDefault="00CB3608">
      <w:pPr>
        <w:pStyle w:val="affa"/>
      </w:pPr>
      <w:r>
        <w:t>（</w:t>
      </w:r>
      <w:r>
        <w:t>1</w:t>
      </w:r>
      <w:r>
        <w:t>）在工序、站位与人员联合安排方面，已有飞机装配研究考虑了工序分站、人员配置和作业时间，但决策范围与人员流动规则不同。</w:t>
      </w:r>
      <w:r>
        <w:t>Fang</w:t>
      </w:r>
      <w:r>
        <w:t>等在工序所属站位已知的条件下研究人员与作业安排，</w:t>
      </w:r>
      <w:r>
        <w:t>Zheng</w:t>
      </w:r>
      <w:r>
        <w:t>等侧重各站人数和工序安排的联合优化</w:t>
      </w:r>
      <w:r>
        <w:t>[9,10]</w:t>
      </w:r>
      <w:r>
        <w:t>。对于本课题中随首次指派形成的人员站位绑定及具体团队选择，仍需研究三个决策之间的相互影响，在共同状态下构造满足工艺与人员约束的静态排程。</w:t>
      </w:r>
    </w:p>
    <w:p w14:paraId="293CDEE3" w14:textId="77777777" w:rsidR="004902AF" w:rsidRDefault="00CB3608">
      <w:pPr>
        <w:pStyle w:val="affa"/>
      </w:pPr>
      <w:r>
        <w:lastRenderedPageBreak/>
        <w:t>（</w:t>
      </w:r>
      <w:r>
        <w:t>2</w:t>
      </w:r>
      <w:r>
        <w:t>）在关系表示与扰动响应方面，已有异构图方法区分工序与机器、人员等关系，飞机装配重调度也考虑了完工表现及计划稳定性</w:t>
      </w:r>
      <w:r>
        <w:t>[5,29,32]</w:t>
      </w:r>
      <w:r>
        <w:t>。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14:paraId="1F3F6FB3" w14:textId="77777777" w:rsidR="004902AF" w:rsidRDefault="00CB3608">
      <w:pPr>
        <w:pStyle w:val="affa"/>
      </w:pPr>
      <w:r>
        <w:t>（</w:t>
      </w:r>
      <w:r>
        <w:t>3</w:t>
      </w:r>
      <w:r>
        <w:t>）在多架次状态表示与协同方面，已有多站飞机装配方法利用跨站信息，生产语义研究也通过知识图谱及时间属性组织动态状态</w:t>
      </w:r>
      <w:r>
        <w:t>[24,33,34]</w:t>
      </w:r>
      <w:r>
        <w:t>。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14:paraId="5FACF992" w14:textId="77777777" w:rsidR="004902AF" w:rsidRDefault="00CB3608">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70563BD5" w14:textId="77777777" w:rsidR="00427304" w:rsidRDefault="00CB3608">
      <w:pPr>
        <w:pStyle w:val="1"/>
      </w:pPr>
      <w:r>
        <w:t>参考文献</w:t>
      </w:r>
    </w:p>
    <w:p w14:paraId="3382E90A" w14:textId="77777777" w:rsidR="00427304" w:rsidRDefault="00CB3608">
      <w:pPr>
        <w:pStyle w:val="aff1"/>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CB3608">
      <w:pPr>
        <w:pStyle w:val="aff1"/>
      </w:pPr>
      <w:r>
        <w:t>[2] Boysen N, Schulze P, Scholl A. Assembly line balancing: What happened in the last fifteen years?[J]. European Journal of Operational Research, 2022, 301(3):797–814. DOI: 10.1016/j.ejor.2021.11.043.</w:t>
      </w:r>
    </w:p>
    <w:p w14:paraId="7BB8C366" w14:textId="77777777" w:rsidR="00427304" w:rsidRDefault="00CB3608">
      <w:pPr>
        <w:pStyle w:val="aff1"/>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CB3608">
      <w:pPr>
        <w:pStyle w:val="aff1"/>
      </w:pPr>
      <w:r>
        <w:t>[4] Herroelen W, Leus R. The construction of stable project baseline schedules[J]. European Journal of Operational Research, 2004, 156(3):550–565. DOI: 10.1016/S0377-2217(03)00130-9.</w:t>
      </w:r>
    </w:p>
    <w:p w14:paraId="2E6C8A9F" w14:textId="77777777" w:rsidR="00427304" w:rsidRDefault="00CB3608">
      <w:pPr>
        <w:pStyle w:val="aff1"/>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CB3608">
      <w:pPr>
        <w:pStyle w:val="aff1"/>
      </w:pPr>
      <w:r>
        <w:t>[6] Abdinnour S. Hawker Beechcraft Uses a New Solution Approach to Balance Assembly Lines[J]. Interfaces, 2011, 41(2):164–176. DOI: 10.1287/inte.1100.0535.</w:t>
      </w:r>
    </w:p>
    <w:p w14:paraId="150EC21E" w14:textId="77777777" w:rsidR="00427304" w:rsidRDefault="00CB3608">
      <w:pPr>
        <w:pStyle w:val="aff1"/>
      </w:pPr>
      <w:r>
        <w:t>[7] Boysen N, Fliedner M, Scholl A. A classification of assembly line balancing problems[J]. European Journal of Operational Research, 2007, 183(2):674–693. DOI: 10.1016/j.ejor.2006.10.010.</w:t>
      </w:r>
    </w:p>
    <w:p w14:paraId="7239AFE5" w14:textId="77777777" w:rsidR="00427304" w:rsidRDefault="00CB3608">
      <w:pPr>
        <w:pStyle w:val="aff1"/>
      </w:pPr>
      <w:r>
        <w:t>[8] Becker C, Scholl A. A survey on problems and methods in generalized assembly line balancing[J]. European Journal of Operational Research, 2006, 168(3):694–715.</w:t>
      </w:r>
    </w:p>
    <w:p w14:paraId="2A1DCA78" w14:textId="77777777" w:rsidR="00427304" w:rsidRDefault="00CB3608">
      <w:pPr>
        <w:pStyle w:val="aff1"/>
      </w:pPr>
      <w:r>
        <w:lastRenderedPageBreak/>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CB3608">
      <w:pPr>
        <w:pStyle w:val="aff1"/>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CB3608">
      <w:pPr>
        <w:pStyle w:val="aff1"/>
      </w:pPr>
      <w:r>
        <w:t>[11] Pucel X, Roussel S. Constraint Programming Model for Assembly Line Balancing and Scheduling with Walking Workers and Parallel Stations[C]//CP 2024, LIPIcs 307:23:1–23:21. DOI: 10.4230/LIPIcs.CP.2024.23.</w:t>
      </w:r>
    </w:p>
    <w:p w14:paraId="77929D4E" w14:textId="77777777" w:rsidR="00427304" w:rsidRDefault="00CB3608">
      <w:pPr>
        <w:pStyle w:val="aff1"/>
      </w:pPr>
      <w:r>
        <w:t>[12] Vieira G E, Herrmann J W, Lin E. Rescheduling manufacturing systems: a framework of strategies, policies, and methods[J]. Journal of Scheduling, 2003, 6:39–62.</w:t>
      </w:r>
    </w:p>
    <w:p w14:paraId="4EA9A2AF" w14:textId="77777777" w:rsidR="00427304" w:rsidRDefault="00CB3608">
      <w:pPr>
        <w:pStyle w:val="aff1"/>
      </w:pPr>
      <w:r>
        <w:t>[13] Herroelen W, Leus R. Project scheduling under uncertainty: Survey and research potentials[J]. European Journal of Operational Research, 2005, 165(2):289–306. DOI: 10.1016/j.ejor.2004.04.002.</w:t>
      </w:r>
    </w:p>
    <w:p w14:paraId="5CD2FC66" w14:textId="77777777" w:rsidR="00427304" w:rsidRDefault="00CB3608">
      <w:pPr>
        <w:pStyle w:val="aff1"/>
      </w:pPr>
      <w:r>
        <w:t>[14] Ouelhadj D, Petrovic S. A survey of dynamic scheduling in manufacturing systems[J]. Journal of Scheduling, 2009, 12:417–431. DOI: 10.1007/s10951-008-0090-8.</w:t>
      </w:r>
    </w:p>
    <w:p w14:paraId="2529B351" w14:textId="77777777" w:rsidR="00427304" w:rsidRDefault="00CB3608">
      <w:pPr>
        <w:pStyle w:val="aff1"/>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CB3608">
      <w:pPr>
        <w:pStyle w:val="aff1"/>
      </w:pPr>
      <w:r>
        <w:t>[16] Battaïa O, Sanmartin L, Pralet C. Dealing with disruptions in low-volume manufacturing: a constraint programming approach[J]. Procedia CIRP, 2019, 81:1372–1375. DOI: 10.1016/j.procir.2019.04.030.</w:t>
      </w:r>
    </w:p>
    <w:p w14:paraId="29C3573A" w14:textId="77777777" w:rsidR="00427304" w:rsidRDefault="00CB3608">
      <w:pPr>
        <w:pStyle w:val="aff1"/>
      </w:pPr>
      <w:r>
        <w:t>[17] Panwalkar S S, Iskander W. A survey of scheduling rules[J]. Operations Research, 1977, 25(1):45–61. DOI: 10.1287/opre.25.1.45.</w:t>
      </w:r>
    </w:p>
    <w:p w14:paraId="45F60A09" w14:textId="77777777" w:rsidR="00427304" w:rsidRPr="00FA3763" w:rsidRDefault="00CB3608">
      <w:pPr>
        <w:pStyle w:val="aff1"/>
      </w:pPr>
      <w:r>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CB3608">
      <w:pPr>
        <w:pStyle w:val="aff1"/>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CB3608">
      <w:pPr>
        <w:pStyle w:val="aff1"/>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CB3608">
      <w:pPr>
        <w:pStyle w:val="aff1"/>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CB3608">
      <w:pPr>
        <w:pStyle w:val="aff1"/>
      </w:pPr>
      <w:r>
        <w:t>[22] Zhang C, Song W, Cao Z, et al. Learning to Dispatch for Job Shop Scheduling via Deep Reinforcement Learning[C]//NeurIPS, 2020, 33:1621–1632.</w:t>
      </w:r>
    </w:p>
    <w:p w14:paraId="1ED8F085" w14:textId="77777777" w:rsidR="00427304" w:rsidRDefault="00CB3608">
      <w:pPr>
        <w:pStyle w:val="aff1"/>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CB3608">
      <w:pPr>
        <w:pStyle w:val="aff1"/>
      </w:pPr>
      <w:r>
        <w:lastRenderedPageBreak/>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CB3608">
      <w:pPr>
        <w:pStyle w:val="aff1"/>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CB3608">
      <w:pPr>
        <w:pStyle w:val="aff1"/>
      </w:pPr>
      <w:r>
        <w:t>[26] Cappart Q, Chételat D, Khalil E B, et al. Combinatorial Optimization and Reasoning with Graph Neural Networks[J]. Journal of Machine Learning Research, 2023, 24(130):1–61.</w:t>
      </w:r>
    </w:p>
    <w:p w14:paraId="532F0E98" w14:textId="77777777" w:rsidR="00427304" w:rsidRDefault="00CB3608">
      <w:pPr>
        <w:pStyle w:val="aff1"/>
      </w:pPr>
      <w:r>
        <w:t>[27] Smit I G, Zhou J, Reijnen R, et al. Graph neural networks for job shop scheduling problems: A survey[J]. Computers &amp; Operations Research, 2025, 176:106914. DOI: 10.1016/j.cor.2024.106914.</w:t>
      </w:r>
    </w:p>
    <w:p w14:paraId="4F4FAC1E" w14:textId="77777777" w:rsidR="00427304" w:rsidRDefault="00CB3608">
      <w:pPr>
        <w:pStyle w:val="aff1"/>
      </w:pPr>
      <w:r>
        <w:t>[28] Hu Z, Dong Y, Wang K, Sun Y. Heterogeneous Graph Transformer[C]//Proceedings of The Web Conference, 2020.</w:t>
      </w:r>
    </w:p>
    <w:p w14:paraId="3E8ADF01" w14:textId="77777777" w:rsidR="00427304" w:rsidRDefault="00CB3608">
      <w:pPr>
        <w:pStyle w:val="aff1"/>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CB3608">
      <w:pPr>
        <w:pStyle w:val="aff1"/>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CB3608">
      <w:pPr>
        <w:pStyle w:val="aff1"/>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CB3608">
      <w:pPr>
        <w:pStyle w:val="aff1"/>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CB3608">
      <w:pPr>
        <w:pStyle w:val="aff1"/>
      </w:pPr>
      <w:r>
        <w:t>[33] Ding C, Qiao F, Liu J, Wang D, Shi J. Semantic-driven real-time scheduling approach for aerospace product manufacturing[J]. Computers &amp; Industrial Engineering, 2025, 210:111525. DOI: 10.1016/j.cie.2025.111525.</w:t>
      </w:r>
    </w:p>
    <w:p w14:paraId="68DA5617" w14:textId="77777777" w:rsidR="00427304" w:rsidRDefault="00CB3608">
      <w:pPr>
        <w:pStyle w:val="aff1"/>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CB3608">
      <w:pPr>
        <w:pStyle w:val="aff1"/>
      </w:pPr>
      <w:r>
        <w:t>[35] Jaderberg M, Mnih V, Czarnecki W M, et al. Reinforcement Learning with Unsupervised Auxiliary Tasks[C]//ICLR, 2017.</w:t>
      </w:r>
    </w:p>
    <w:p w14:paraId="0BAC00E6" w14:textId="77777777" w:rsidR="00427304" w:rsidRDefault="00CB3608">
      <w:pPr>
        <w:pStyle w:val="aff1"/>
      </w:pPr>
      <w:r>
        <w:t>[36] Schulman J, Wolski F, Dhariwal P, Radford A, Klimov O. Proximal Policy Optimization Algorithms[EB/OL]. arXiv:1707.06347, 2017.</w:t>
      </w:r>
    </w:p>
    <w:p w14:paraId="60AB27CF" w14:textId="77777777" w:rsidR="00427304" w:rsidRDefault="00CB3608">
      <w:pPr>
        <w:pStyle w:val="aff1"/>
      </w:pPr>
      <w:r>
        <w:t>[37] Huang S, Ontañón S. A Closer Look at Invalid Action Masking in Policy Gradient Algorithms[C]//The International FLAIRS Conference Proceedings, 2022, 35. DOI: 10.32473/flairs.v35i.130584.</w:t>
      </w:r>
    </w:p>
    <w:p w14:paraId="619DD0F6" w14:textId="77777777" w:rsidR="00427304" w:rsidRDefault="00CB3608">
      <w:pPr>
        <w:pStyle w:val="1"/>
      </w:pPr>
      <w:r>
        <w:lastRenderedPageBreak/>
        <w:t xml:space="preserve">3 </w:t>
      </w:r>
      <w:r>
        <w:t>研究内容</w:t>
      </w:r>
    </w:p>
    <w:p w14:paraId="7E665165" w14:textId="77777777" w:rsidR="00427304" w:rsidRDefault="00CB3608">
      <w:pPr>
        <w:pStyle w:val="2"/>
      </w:pPr>
      <w:r>
        <w:t xml:space="preserve">3.1 </w:t>
      </w:r>
      <w:r>
        <w:t>研究对象</w:t>
      </w:r>
    </w:p>
    <w:p w14:paraId="3B17995D" w14:textId="77777777" w:rsidR="004902AF" w:rsidRDefault="00CB3608">
      <w:r>
        <w:t>本课题以飞机脉动装配线的装配作业及人员安排为研究对象，依据调研工厂的五站位产线开展研究。同型号飞机依次通过各站位进行装配，不同站位可同时承担不同飞机的作业。各站飞机完成当前安排在本站的作业后同步转站，末站飞机离线；若还有待投产飞机，下一架同时进入一号站位。</w:t>
      </w:r>
    </w:p>
    <w:p w14:paraId="136359E8" w14:textId="77777777" w:rsidR="004902AF" w:rsidRDefault="00CB3608">
      <w:r>
        <w:t>工序执行受到工艺前序、需求人数、人员资格、占用及站位条件的约束。工序延迟开工可能改变本站就绪时刻，并通过共同转站影响其他飞机的进度。本课题研究上述生产过程中的工序安排、执行站位、具体人员团队及作业时间，以协调各站作业和多架次装配进度。</w:t>
      </w:r>
    </w:p>
    <w:p w14:paraId="657CD9F1" w14:textId="77777777" w:rsidR="004902AF" w:rsidRDefault="00CB3608">
      <w:pPr>
        <w:pStyle w:val="2"/>
      </w:pPr>
      <w:r>
        <w:t xml:space="preserve">3.2 </w:t>
      </w:r>
      <w:r>
        <w:t>研究内容</w:t>
      </w:r>
    </w:p>
    <w:p w14:paraId="5648F8C0" w14:textId="571BC514" w:rsidR="00427304" w:rsidRDefault="00CB3608">
      <w:pPr>
        <w:pStyle w:val="3"/>
      </w:pPr>
      <w:r>
        <w:t xml:space="preserve">3.2.1 </w:t>
      </w:r>
      <w:r>
        <w:t>基于同构图</w:t>
      </w:r>
      <w:del w:id="110" w:author="Juan Liu" w:date="2026-10-11T08:36:00Z" w16du:dateUtc="2026-10-11T00:36:00Z">
        <w:r w:rsidDel="008D5147">
          <w:delText>神经网络与</w:delText>
        </w:r>
      </w:del>
      <w:r>
        <w:t>强化学习的</w:t>
      </w:r>
      <w:ins w:id="111" w:author="Juan Liu" w:date="2026-10-11T08:36:00Z" w16du:dateUtc="2026-10-11T00:36:00Z">
        <w:r w:rsidR="008D5147">
          <w:rPr>
            <w:rFonts w:hint="eastAsia"/>
          </w:rPr>
          <w:t>脉动装配线</w:t>
        </w:r>
      </w:ins>
      <w:del w:id="112" w:author="Juan Liu" w:date="2026-10-11T08:36:00Z" w16du:dateUtc="2026-10-11T00:36:00Z">
        <w:r w:rsidDel="008D5147">
          <w:delText>静态</w:delText>
        </w:r>
      </w:del>
      <w:r>
        <w:t>调度</w:t>
      </w:r>
      <w:ins w:id="113" w:author="Juan Liu" w:date="2026-10-11T08:36:00Z" w16du:dateUtc="2026-10-11T00:36:00Z">
        <w:r w:rsidR="008D5147">
          <w:rPr>
            <w:rFonts w:hint="eastAsia"/>
          </w:rPr>
          <w:t>优化</w:t>
        </w:r>
      </w:ins>
      <w:r>
        <w:t>方法</w:t>
      </w:r>
    </w:p>
    <w:p w14:paraId="487BD02A" w14:textId="77777777" w:rsidR="00427304" w:rsidRDefault="00CB3608">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CB3608">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51266643" w:rsidR="00427304" w:rsidRDefault="00CB3608">
      <w:pPr>
        <w:pStyle w:val="3"/>
      </w:pPr>
      <w:r>
        <w:t xml:space="preserve">3.2.2 </w:t>
      </w:r>
      <w:r>
        <w:t>基于异构图</w:t>
      </w:r>
      <w:del w:id="114" w:author="Juan Liu" w:date="2026-10-11T08:36:00Z" w16du:dateUtc="2026-10-11T00:36:00Z">
        <w:r w:rsidDel="008D5147">
          <w:delText>神经网络与</w:delText>
        </w:r>
      </w:del>
      <w:r>
        <w:t>强化学习的</w:t>
      </w:r>
      <w:ins w:id="115" w:author="Juan Liu" w:date="2026-10-11T08:36:00Z" w16du:dateUtc="2026-10-11T00:36:00Z">
        <w:r w:rsidR="008D5147">
          <w:rPr>
            <w:rFonts w:hint="eastAsia"/>
          </w:rPr>
          <w:t>脉动装配线</w:t>
        </w:r>
      </w:ins>
      <w:r>
        <w:rPr>
          <w:rFonts w:hint="eastAsia"/>
        </w:rPr>
        <w:t>动</w:t>
      </w:r>
      <w:r>
        <w:t>态调度方法</w:t>
      </w:r>
    </w:p>
    <w:p w14:paraId="07418C0F" w14:textId="77777777" w:rsidR="00427304" w:rsidRDefault="00CB3608">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CB3608">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CB3608">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5AF3E525" w:rsidR="00427304" w:rsidRDefault="00CB3608">
      <w:pPr>
        <w:pStyle w:val="3"/>
      </w:pPr>
      <w:r>
        <w:t xml:space="preserve">3.2.3 </w:t>
      </w:r>
      <w:r>
        <w:t>基于语义增强图</w:t>
      </w:r>
      <w:ins w:id="116" w:author="Juan Liu" w:date="2026-10-11T08:42:00Z" w16du:dateUtc="2026-10-11T00:42:00Z">
        <w:r w:rsidR="008D5147">
          <w:rPr>
            <w:rFonts w:hint="eastAsia"/>
          </w:rPr>
          <w:t>强化学习</w:t>
        </w:r>
      </w:ins>
      <w:del w:id="117" w:author="Juan Liu" w:date="2026-10-11T08:42:00Z" w16du:dateUtc="2026-10-11T00:42:00Z">
        <w:r w:rsidDel="008D5147">
          <w:delText>网络</w:delText>
        </w:r>
      </w:del>
      <w:r>
        <w:t>的多架次</w:t>
      </w:r>
      <w:del w:id="118" w:author="Juan Liu" w:date="2026-10-11T08:42:00Z" w16du:dateUtc="2026-10-11T00:42:00Z">
        <w:r w:rsidDel="008D5147">
          <w:delText>飞机装配</w:delText>
        </w:r>
      </w:del>
      <w:r>
        <w:t>协同动态调度方法</w:t>
      </w:r>
    </w:p>
    <w:p w14:paraId="20592450" w14:textId="77777777" w:rsidR="00427304" w:rsidRDefault="00CB3608">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CB3608">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CB3608">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CB3608">
      <w:pPr>
        <w:pStyle w:val="1"/>
      </w:pPr>
      <w:r>
        <w:t xml:space="preserve">4 </w:t>
      </w:r>
      <w:r>
        <w:t>研究方案及技术路线</w:t>
      </w:r>
    </w:p>
    <w:p w14:paraId="37BEEDB2" w14:textId="77777777" w:rsidR="00427304" w:rsidRDefault="00CB3608">
      <w:pPr>
        <w:pStyle w:val="2"/>
      </w:pPr>
      <w:r>
        <w:t xml:space="preserve">4.1 </w:t>
      </w:r>
      <w:r>
        <w:t>总体技术路线</w:t>
      </w:r>
    </w:p>
    <w:p w14:paraId="32B18BB9" w14:textId="77777777" w:rsidR="00427304" w:rsidRDefault="00CB3608">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w:t>
      </w:r>
      <w:r>
        <w:t>，动作掩码按实际状态屏蔽非法候选。两者是共同的训练和约束处理工具。</w:t>
      </w:r>
    </w:p>
    <w:p w14:paraId="604A0BAD" w14:textId="77777777" w:rsidR="00427304" w:rsidRDefault="00CB3608">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5D635433" w:rsidR="00427304" w:rsidRDefault="00F419EA">
      <w:pPr>
        <w:pStyle w:val="afd"/>
      </w:pPr>
      <w:r>
        <w:rPr>
          <w:noProof/>
        </w:rPr>
        <w:lastRenderedPageBreak/>
        <w:drawing>
          <wp:inline distT="0" distB="0" distL="0" distR="0" wp14:anchorId="40D8629E" wp14:editId="3F6C2083">
            <wp:extent cx="5022850" cy="3219450"/>
            <wp:effectExtent l="0" t="0" r="0" b="0"/>
            <wp:docPr id="2" name="Picture 4" descr="图4 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4 总体技术路线"/>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2850" cy="3219450"/>
                    </a:xfrm>
                    <a:prstGeom prst="rect">
                      <a:avLst/>
                    </a:prstGeom>
                    <a:noFill/>
                    <a:ln>
                      <a:noFill/>
                    </a:ln>
                  </pic:spPr>
                </pic:pic>
              </a:graphicData>
            </a:graphic>
          </wp:inline>
        </w:drawing>
      </w:r>
    </w:p>
    <w:p w14:paraId="34E26B97" w14:textId="77777777" w:rsidR="00427304" w:rsidRDefault="00CB3608">
      <w:pPr>
        <w:pStyle w:val="aff"/>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CB3608">
      <w:pPr>
        <w:pStyle w:val="2"/>
      </w:pPr>
      <w:r>
        <w:t xml:space="preserve">4.2 </w:t>
      </w:r>
      <w:r>
        <w:t>基于同构图神经网络与强化学习的静态调度方法</w:t>
      </w:r>
    </w:p>
    <w:p w14:paraId="3E285C21" w14:textId="77777777" w:rsidR="00427304" w:rsidRDefault="00CB3608">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CB3608">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CB3608">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CB3608">
      <w:pPr>
        <w:pStyle w:val="2"/>
      </w:pPr>
      <w:r>
        <w:lastRenderedPageBreak/>
        <w:t xml:space="preserve">4.3 </w:t>
      </w:r>
      <w:r>
        <w:t>基于异构图神经网络与强化学习的动态调度方法</w:t>
      </w:r>
    </w:p>
    <w:p w14:paraId="25C69190" w14:textId="77777777" w:rsidR="00427304" w:rsidRDefault="00CB3608">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CB3608">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基准排程中已使用的人员继续留在原站位，在本站可用人员中重新选择允许调整工序的执行团队；原先尚未使用的人员在首次参与作业时确定所属站位。</w:t>
      </w:r>
    </w:p>
    <w:p w14:paraId="02060E0E" w14:textId="77777777" w:rsidR="00427304" w:rsidRDefault="00CB3608">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CB3608">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CB3608">
      <w:pPr>
        <w:pStyle w:val="2"/>
      </w:pPr>
      <w:r>
        <w:t xml:space="preserve">4.4 </w:t>
      </w:r>
      <w:r>
        <w:t>基于语义增强图网络的多架次飞机装配协同动态调度方法</w:t>
      </w:r>
    </w:p>
    <w:p w14:paraId="431B9D5D" w14:textId="77777777" w:rsidR="004902AF" w:rsidRDefault="00CB3608">
      <w:r>
        <w:t>建立多架次事件驱动仿真环境，按工序开工、完成、扰动发生和同步转站推进生产过程，分别记录各架飞机的位置、工序进度及已提交安排。以各在制站位的最晚就绪时刻确定实际转站时间，末站飞机完成全部工序后随共同转站离线。已提交的实际执行安排不能主动撤回或改派，已开工工序连续执行至完成。尚未提交安排的工序，仅允许在不迫使其他任务换站的条件下后移至紧邻下一站，合法范围通过动作掩码确定。</w:t>
      </w:r>
    </w:p>
    <w:p w14:paraId="1570CA16" w14:textId="77777777" w:rsidR="004902AF" w:rsidRDefault="00CB3608">
      <w:r>
        <w:t>这些执行状态既包含各架飞机的局部进度，也包含各站的任务与人员条件。在完整工序图和资源关系编码的基础上，分别汇总工序与飞机、站位和整线信息，形成联合决策所需的状态表示。各站的下一周期信息对应下一次实际脉动后进入该站的飞机，只使用当时已知的任务及人员条件。各层生产状态按事件影响范围更新，每次完整决策前统一计算最新表示，并采用多层感知机融合。分层信息融合与更新见图</w:t>
      </w:r>
      <w:r>
        <w:t>3</w:t>
      </w:r>
      <w:r>
        <w:t>。</w:t>
      </w:r>
    </w:p>
    <w:p w14:paraId="66E863B8" w14:textId="64A620C0" w:rsidR="00427304" w:rsidRDefault="00F419EA">
      <w:pPr>
        <w:pStyle w:val="afd"/>
      </w:pPr>
      <w:r>
        <w:rPr>
          <w:noProof/>
        </w:rPr>
        <w:lastRenderedPageBreak/>
        <w:drawing>
          <wp:inline distT="0" distB="0" distL="0" distR="0" wp14:anchorId="6874312B" wp14:editId="6AC26A12">
            <wp:extent cx="5022850" cy="2667000"/>
            <wp:effectExtent l="0" t="0" r="0" b="0"/>
            <wp:docPr id="3" name="Picture 5" descr="图5 分层信息融合与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5 分层信息融合与更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0" cy="2667000"/>
                    </a:xfrm>
                    <a:prstGeom prst="rect">
                      <a:avLst/>
                    </a:prstGeom>
                    <a:noFill/>
                    <a:ln>
                      <a:noFill/>
                    </a:ln>
                  </pic:spPr>
                </pic:pic>
              </a:graphicData>
            </a:graphic>
          </wp:inline>
        </w:drawing>
      </w:r>
    </w:p>
    <w:p w14:paraId="7C467B95" w14:textId="77777777" w:rsidR="00427304" w:rsidRDefault="00CB3608">
      <w:pPr>
        <w:pStyle w:val="aff"/>
      </w:pPr>
      <w:r>
        <w:t>图</w:t>
      </w:r>
      <w:r>
        <w:t xml:space="preserve">3 </w:t>
      </w:r>
      <w:r>
        <w:t>分层信息融合与更新。生产事实按事件变化，神经表示在每次完整决策前重算，在线参数按训练批次更新。</w:t>
      </w:r>
    </w:p>
    <w:p w14:paraId="368EBB42" w14:textId="77777777" w:rsidR="004902AF" w:rsidRDefault="00CB3608">
      <w:r>
        <w:t>在融合后的状态表示上增加时间预测模块，以当前状态和最近变化为输入，预测在当前策略下继续执行时，本次共同脉动相对现有估计的时间修正，以及紧邻下一周期各站相对参照时刻的就绪偏差。偏差表示提前或延后，这些预测量具有明确的生产时间含义，作为图表示的补充信息，供联合策略选择工序、站位和团队。当前预测还用于奖励塑形，下一周期预测用于提供后续作业的时间信息。</w:t>
      </w:r>
    </w:p>
    <w:p w14:paraId="1CB2A7CC" w14:textId="77777777" w:rsidR="004902AF" w:rsidRDefault="00CB3608">
      <w:r>
        <w:t>预测所需的监督标签由后续实际脉动和站位就绪记录形成，不提前读取尚未发生的扰动；无飞机或不存在下一周期的目标使用有效性掩码排除。联合策略采用</w:t>
      </w:r>
      <w:r>
        <w:t>PPO</w:t>
      </w:r>
      <w:r>
        <w:t>训练，图编码与分层融合同时接受调度回报和时间预测监督。采样与策略更新保持预测特征版本一致，网络参数按训练批次更新。通过对照与消融，分别检验分层融合、预测监督、预测输入、奖励塑形及下一周期信息的作用。</w:t>
      </w:r>
    </w:p>
    <w:p w14:paraId="1265B4DD" w14:textId="77777777" w:rsidR="00427304" w:rsidRDefault="00CB3608">
      <w:pPr>
        <w:pStyle w:val="2"/>
      </w:pPr>
      <w:r>
        <w:t xml:space="preserve">4.5 </w:t>
      </w:r>
      <w:r>
        <w:t>实验验证方案</w:t>
      </w:r>
    </w:p>
    <w:p w14:paraId="0CDC0844" w14:textId="77777777" w:rsidR="004902AF" w:rsidRDefault="00CB3608">
      <w:pPr>
        <w:pStyle w:val="3"/>
      </w:pPr>
      <w:r>
        <w:t xml:space="preserve">4.5.1 </w:t>
      </w:r>
      <w:r>
        <w:t>数据基础</w:t>
      </w:r>
    </w:p>
    <w:p w14:paraId="7035D34B" w14:textId="77777777" w:rsidR="004902AF" w:rsidRDefault="00CB3608">
      <w:r>
        <w:t>采用四种规模的实际工厂装配工艺数据，工艺前序、标准工时及需求人数来自原始数据；人员总量、资格和效率按实验方案设置。各方法使用相同工艺与人员条件开展仿真验证，并沿用数据明确规定的站位条件。</w:t>
      </w:r>
    </w:p>
    <w:p w14:paraId="62D831CA" w14:textId="77777777" w:rsidR="00427304" w:rsidRDefault="00CB3608">
      <w:pPr>
        <w:pStyle w:val="3"/>
      </w:pPr>
      <w:r>
        <w:lastRenderedPageBreak/>
        <w:t xml:space="preserve">4.5.2 </w:t>
      </w:r>
      <w:r>
        <w:t>对照与评价</w:t>
      </w:r>
    </w:p>
    <w:p w14:paraId="5BF7E618" w14:textId="77777777" w:rsidR="004902AF" w:rsidRDefault="00CB3608">
      <w:r>
        <w:t>研究内容一在无扰动场景下，与规则、搜索及图强化学习方法比较排程完工时间和计算开销；研究内容二在工序延迟开工场景下，比较重调度后的完工时间、相对基准排程的改动及修复耗时；研究内容三连续执行指定批次，与固定站位、有限后移等对照比较整批工期、周期超期和计划改动，检验分层信息、时间预测及相邻周期信息的作用。</w:t>
      </w:r>
    </w:p>
    <w:p w14:paraId="06FAEBD1" w14:textId="77777777" w:rsidR="00427304" w:rsidRDefault="00CB3608">
      <w:pPr>
        <w:pStyle w:val="2"/>
      </w:pPr>
      <w:r>
        <w:t xml:space="preserve">4.6 </w:t>
      </w:r>
      <w:r>
        <w:t>关键技术与难点</w:t>
      </w:r>
    </w:p>
    <w:p w14:paraId="63355F28" w14:textId="77777777" w:rsidR="00427304" w:rsidRDefault="00CB3608">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CB3608">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CB3608">
      <w:r>
        <w:t>第三项难点是时间标签延迟形成及其训练使用。当前与下一周期结果在不同事件后取得，需要保存历史输入、周期身份和有效性标记，并在结算后回填。采样过程中保持预测参数固定，</w:t>
      </w:r>
      <w:r>
        <w:t>PPO</w:t>
      </w:r>
      <w:r>
        <w:t>更新使用采样时的预测特征，核对预测数据与决策数据的一致性。</w:t>
      </w:r>
    </w:p>
    <w:p w14:paraId="2AAFBB6B" w14:textId="77777777" w:rsidR="00427304" w:rsidRDefault="00CB3608">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CB3608">
      <w:pPr>
        <w:pStyle w:val="1"/>
      </w:pPr>
      <w:r>
        <w:t xml:space="preserve">5 </w:t>
      </w:r>
      <w:r>
        <w:t>关键创新点</w:t>
      </w:r>
    </w:p>
    <w:p w14:paraId="50431EAE" w14:textId="77777777" w:rsidR="004902AF" w:rsidRDefault="00CB3608">
      <w:pPr>
        <w:pStyle w:val="affa"/>
      </w:pPr>
      <w:r>
        <w:t>（</w:t>
      </w:r>
      <w:r>
        <w:t>1</w:t>
      </w:r>
      <w:r>
        <w:t>）在工序、站位与人员的联合选择中，部分飞机装配研究预先给定工序所属站位，或主要优化各站人数及作业时间，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14:paraId="39FCCBA2" w14:textId="77777777" w:rsidR="004902AF" w:rsidRDefault="00CB3608">
      <w:pPr>
        <w:pStyle w:val="affa"/>
      </w:pPr>
      <w:r>
        <w:t>（</w:t>
      </w:r>
      <w:r>
        <w:t>2</w:t>
      </w:r>
      <w:r>
        <w:t>）已有异构图调度方法研究了工序</w:t>
      </w:r>
      <w:r>
        <w:t>—</w:t>
      </w:r>
      <w:r>
        <w:t>机器或工序</w:t>
      </w:r>
      <w:r>
        <w:t>—</w:t>
      </w:r>
      <w:r>
        <w:t>机器</w:t>
      </w:r>
      <w:r>
        <w:t>—</w:t>
      </w:r>
      <w:r>
        <w:t>工人联合选择，其资源与动作设置需要进一步适配本课题的多人团队和人员站位约束。本课题拟研究异构图联合调度与考虑计划稳定性的重调度，按关系类型组织工艺、人</w:t>
      </w:r>
      <w:r>
        <w:lastRenderedPageBreak/>
        <w:t>员与站位信息；工序延迟开工后，在规定的原安排保留条件和人员绑定约束下重新安排可调整部分，兼顾修复后的完工时间与计划改动。</w:t>
      </w:r>
    </w:p>
    <w:p w14:paraId="321CD833" w14:textId="77777777" w:rsidR="004902AF" w:rsidRDefault="00CB3608">
      <w:pPr>
        <w:pStyle w:val="affa"/>
      </w:pPr>
      <w:r>
        <w:t>（</w:t>
      </w:r>
      <w:r>
        <w:t>3</w:t>
      </w:r>
      <w:r>
        <w:t>）已有多站协调与生产语义方法利用跨站聚合、知识图谱或时间属性组织状态。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14:paraId="382C4DF6" w14:textId="77777777" w:rsidR="00427304" w:rsidRDefault="00CB3608">
      <w:pPr>
        <w:pStyle w:val="1"/>
      </w:pPr>
      <w:r>
        <w:t xml:space="preserve">6 </w:t>
      </w:r>
      <w:r>
        <w:t>研究进度安排</w:t>
      </w:r>
    </w:p>
    <w:p w14:paraId="16B79C5A" w14:textId="77777777" w:rsidR="00427304" w:rsidRDefault="00CB3608">
      <w:r>
        <w:t>研究按方法实现、环境检查、实验验证和论文撰写分阶段推进。各阶段以相应交付物为完成依据，研究内容二稿件整理可与其他研究交错开展。研究进度见表</w:t>
      </w:r>
      <w:r>
        <w:t>3</w:t>
      </w:r>
      <w:r>
        <w:t>。</w:t>
      </w:r>
    </w:p>
    <w:p w14:paraId="1CF5F533" w14:textId="77777777" w:rsidR="00427304" w:rsidRDefault="00CB3608">
      <w:pPr>
        <w:pStyle w:val="aff0"/>
      </w:pPr>
      <w:r>
        <w:t>表</w:t>
      </w:r>
      <w:r>
        <w:t xml:space="preserve">3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CB3608">
            <w:pPr>
              <w:pStyle w:val="afc"/>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CB3608">
            <w:pPr>
              <w:pStyle w:val="afc"/>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CB3608">
            <w:pPr>
              <w:pStyle w:val="afc"/>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CB3608">
            <w:pPr>
              <w:pStyle w:val="afb"/>
            </w:pPr>
            <w:r>
              <w:t>2026.09—2026.10</w:t>
            </w:r>
          </w:p>
        </w:tc>
        <w:tc>
          <w:tcPr>
            <w:tcW w:w="3740" w:type="dxa"/>
            <w:tcMar>
              <w:top w:w="80" w:type="dxa"/>
              <w:left w:w="80" w:type="dxa"/>
              <w:bottom w:w="80" w:type="dxa"/>
              <w:right w:w="80" w:type="dxa"/>
            </w:tcMar>
            <w:vAlign w:val="center"/>
          </w:tcPr>
          <w:p w14:paraId="4AA7FC21" w14:textId="77777777" w:rsidR="00427304" w:rsidRDefault="00CB3608">
            <w:pPr>
              <w:pStyle w:val="afa"/>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CB3608">
            <w:pPr>
              <w:pStyle w:val="afa"/>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CB3608">
            <w:pPr>
              <w:pStyle w:val="afb"/>
            </w:pPr>
            <w:r>
              <w:t>2026.11—2027.01</w:t>
            </w:r>
          </w:p>
        </w:tc>
        <w:tc>
          <w:tcPr>
            <w:tcW w:w="3740" w:type="dxa"/>
            <w:tcMar>
              <w:top w:w="80" w:type="dxa"/>
              <w:left w:w="80" w:type="dxa"/>
              <w:bottom w:w="80" w:type="dxa"/>
              <w:right w:w="80" w:type="dxa"/>
            </w:tcMar>
            <w:vAlign w:val="center"/>
          </w:tcPr>
          <w:p w14:paraId="2F07795F" w14:textId="77777777" w:rsidR="00427304" w:rsidRDefault="00CB3608">
            <w:pPr>
              <w:pStyle w:val="afa"/>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CB3608">
            <w:pPr>
              <w:pStyle w:val="afa"/>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CB3608">
            <w:pPr>
              <w:pStyle w:val="afb"/>
            </w:pPr>
            <w:r>
              <w:t>2027.02—2027.04</w:t>
            </w:r>
          </w:p>
        </w:tc>
        <w:tc>
          <w:tcPr>
            <w:tcW w:w="3740" w:type="dxa"/>
            <w:tcMar>
              <w:top w:w="80" w:type="dxa"/>
              <w:left w:w="80" w:type="dxa"/>
              <w:bottom w:w="80" w:type="dxa"/>
              <w:right w:w="80" w:type="dxa"/>
            </w:tcMar>
            <w:vAlign w:val="center"/>
          </w:tcPr>
          <w:p w14:paraId="019FBA8E" w14:textId="77777777" w:rsidR="00427304" w:rsidRDefault="00CB3608">
            <w:pPr>
              <w:pStyle w:val="afa"/>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CB3608">
            <w:pPr>
              <w:pStyle w:val="afa"/>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CB3608">
            <w:pPr>
              <w:pStyle w:val="afb"/>
            </w:pPr>
            <w:r>
              <w:t>2027.05—2027.07</w:t>
            </w:r>
          </w:p>
        </w:tc>
        <w:tc>
          <w:tcPr>
            <w:tcW w:w="3740" w:type="dxa"/>
            <w:tcMar>
              <w:top w:w="80" w:type="dxa"/>
              <w:left w:w="80" w:type="dxa"/>
              <w:bottom w:w="80" w:type="dxa"/>
              <w:right w:w="80" w:type="dxa"/>
            </w:tcMar>
            <w:vAlign w:val="center"/>
          </w:tcPr>
          <w:p w14:paraId="4047CE24" w14:textId="77777777" w:rsidR="00427304" w:rsidRDefault="00CB3608">
            <w:pPr>
              <w:pStyle w:val="afa"/>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CB3608">
            <w:pPr>
              <w:pStyle w:val="afa"/>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CB3608">
            <w:pPr>
              <w:pStyle w:val="afb"/>
            </w:pPr>
            <w:r>
              <w:t>2027.08—2027.10</w:t>
            </w:r>
          </w:p>
        </w:tc>
        <w:tc>
          <w:tcPr>
            <w:tcW w:w="3740" w:type="dxa"/>
            <w:tcMar>
              <w:top w:w="80" w:type="dxa"/>
              <w:left w:w="80" w:type="dxa"/>
              <w:bottom w:w="80" w:type="dxa"/>
              <w:right w:w="80" w:type="dxa"/>
            </w:tcMar>
            <w:vAlign w:val="center"/>
          </w:tcPr>
          <w:p w14:paraId="786F914B" w14:textId="77777777" w:rsidR="00427304" w:rsidRDefault="00CB3608">
            <w:pPr>
              <w:pStyle w:val="afa"/>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CB3608">
            <w:pPr>
              <w:pStyle w:val="afa"/>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CB3608">
            <w:pPr>
              <w:pStyle w:val="afb"/>
            </w:pPr>
            <w:r>
              <w:t>2027.11—2028.01</w:t>
            </w:r>
          </w:p>
        </w:tc>
        <w:tc>
          <w:tcPr>
            <w:tcW w:w="3740" w:type="dxa"/>
            <w:tcMar>
              <w:top w:w="80" w:type="dxa"/>
              <w:left w:w="80" w:type="dxa"/>
              <w:bottom w:w="80" w:type="dxa"/>
              <w:right w:w="80" w:type="dxa"/>
            </w:tcMar>
            <w:vAlign w:val="center"/>
          </w:tcPr>
          <w:p w14:paraId="7216BA43" w14:textId="77777777" w:rsidR="00427304" w:rsidRDefault="00CB3608">
            <w:pPr>
              <w:pStyle w:val="afa"/>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CB3608">
            <w:pPr>
              <w:pStyle w:val="afa"/>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CB3608">
            <w:pPr>
              <w:pStyle w:val="afb"/>
            </w:pPr>
            <w:r>
              <w:t>2028.01—2028.03</w:t>
            </w:r>
          </w:p>
        </w:tc>
        <w:tc>
          <w:tcPr>
            <w:tcW w:w="3740" w:type="dxa"/>
            <w:tcMar>
              <w:top w:w="80" w:type="dxa"/>
              <w:left w:w="80" w:type="dxa"/>
              <w:bottom w:w="80" w:type="dxa"/>
              <w:right w:w="80" w:type="dxa"/>
            </w:tcMar>
            <w:vAlign w:val="center"/>
          </w:tcPr>
          <w:p w14:paraId="0CB51AF9" w14:textId="77777777" w:rsidR="00427304" w:rsidRDefault="00CB3608">
            <w:pPr>
              <w:pStyle w:val="afa"/>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CB3608">
            <w:pPr>
              <w:pStyle w:val="afa"/>
            </w:pPr>
            <w:r>
              <w:t>学位论文及答辩材料</w:t>
            </w:r>
          </w:p>
        </w:tc>
      </w:tr>
    </w:tbl>
    <w:p w14:paraId="4945D72F" w14:textId="77777777" w:rsidR="00427304" w:rsidRDefault="00CB3608">
      <w:r>
        <w:t>上述日期为拟定研究安排，实施时根据研究进展及学院要求调整。正式实验在生产过程、数据及标签检查通过后开展，论文结论依据对应结果形成。</w:t>
      </w:r>
    </w:p>
    <w:p w14:paraId="6B67CF07" w14:textId="77777777" w:rsidR="00427304" w:rsidRDefault="00CB3608">
      <w:pPr>
        <w:pStyle w:val="1"/>
      </w:pPr>
      <w:r>
        <w:lastRenderedPageBreak/>
        <w:t xml:space="preserve">7 </w:t>
      </w:r>
      <w:r>
        <w:t>研究基础与可行性分析</w:t>
      </w:r>
    </w:p>
    <w:p w14:paraId="46337EC8" w14:textId="77777777" w:rsidR="004902AF" w:rsidRDefault="00CB3608">
      <w:r>
        <w:t>已具备四种规模的工业工艺数据和联合调度代码。前期图强化学习联合调度论文已获</w:t>
      </w:r>
      <w:r>
        <w:t>CAC 2026</w:t>
      </w:r>
      <w:r>
        <w:t>录用，研究内容二相关论文已投稿，并已完成相应重调度实验。研究内容一拟在既有实现上完成同构图适配并单独验证；研究内容三已完成方案设计和部分代码开发，完整实现及性能验证将按计划开展。</w:t>
      </w:r>
    </w:p>
    <w:p w14:paraId="40938DC8" w14:textId="77777777" w:rsidR="004902AF" w:rsidRDefault="00CB3608">
      <w:r>
        <w:t>工序完成、站位就绪及实际脉动时刻均可由仿真执行记录获得，能够用于时间预测训练和结果评价。后续先核查小规模生产过程，再开展不同工艺规模和扰动场景下的对照与消融。拟使用实验室</w:t>
      </w:r>
      <w:r>
        <w:t>NVIDIA V100</w:t>
      </w:r>
      <w:r>
        <w:t>服务器完成模型训练及批量测试。</w:t>
      </w:r>
    </w:p>
    <w:p w14:paraId="175D11E6" w14:textId="77777777" w:rsidR="00427304" w:rsidRDefault="00CB3608">
      <w:pPr>
        <w:pStyle w:val="1"/>
      </w:pPr>
      <w:r>
        <w:t xml:space="preserve">8 </w:t>
      </w:r>
      <w:r>
        <w:t>预期成果</w:t>
      </w:r>
    </w:p>
    <w:p w14:paraId="688466A4" w14:textId="70720928" w:rsidR="00427304" w:rsidRDefault="00CB3608">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CB3608">
      <w:r>
        <w:t>预计形成</w:t>
      </w:r>
      <w:r>
        <w:t>1—2</w:t>
      </w:r>
      <w:r>
        <w:t>篇论文及</w:t>
      </w:r>
      <w:r>
        <w:t>1</w:t>
      </w:r>
      <w:r>
        <w:t>篇会议论文。前期</w:t>
      </w:r>
      <w:r>
        <w:t>CAC 2026</w:t>
      </w:r>
      <w:r>
        <w:t>录用成果作为已有研究基础，研究内容二稿件及研究内容三拟形成稿按实际进展推进，成果清单逐项核对，录用或发表状态据实际结果登记。</w:t>
      </w:r>
    </w:p>
    <w:sectPr w:rsidR="00427304">
      <w:footerReference w:type="default" r:id="rId14"/>
      <w:footerReference w:type="first" r:id="rId15"/>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an Liu" w:date="2026-10-11T08:48:00Z" w:initials="JL">
    <w:p w14:paraId="317DF53F" w14:textId="77777777" w:rsidR="00AE2E2D" w:rsidRDefault="00AE2E2D">
      <w:pPr>
        <w:pStyle w:val="af0"/>
        <w:ind w:firstLine="420"/>
      </w:pPr>
      <w:r>
        <w:rPr>
          <w:rStyle w:val="af"/>
        </w:rPr>
        <w:annotationRef/>
      </w:r>
      <w:r>
        <w:rPr>
          <w:rFonts w:hint="eastAsia"/>
        </w:rPr>
        <w:t>第一部分的目录不合理</w:t>
      </w:r>
    </w:p>
    <w:p w14:paraId="30CE39A1" w14:textId="30A0C528" w:rsidR="00AE2E2D" w:rsidRDefault="00AE2E2D">
      <w:pPr>
        <w:pStyle w:val="af0"/>
        <w:rPr>
          <w:rFonts w:hint="eastAsia"/>
        </w:rPr>
      </w:pPr>
      <w:r>
        <w:rPr>
          <w:rFonts w:hint="eastAsia"/>
        </w:rPr>
        <w:t>总名字是研究问题，但是其实离了吗绝大部分是研究背景那些～</w:t>
      </w:r>
    </w:p>
  </w:comment>
  <w:comment w:id="18" w:author="Juan Liu" w:date="2026-10-11T08:49:00Z" w:initials="JL">
    <w:p w14:paraId="5F545905" w14:textId="2B4E1082"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Style w:val="af"/>
        </w:rPr>
        <w:annotationRef/>
      </w:r>
      <w:r>
        <w:rPr>
          <w:rFonts w:ascii="AppleSystemUIFont" w:hAnsi="AppleSystemUIFont" w:cs="AppleSystemUIFont" w:hint="eastAsia"/>
          <w:color w:val="auto"/>
          <w:sz w:val="26"/>
          <w:szCs w:val="26"/>
        </w:rPr>
        <w:t>写这俩项目哈，参考资料如下：</w:t>
      </w:r>
    </w:p>
    <w:p w14:paraId="10891515" w14:textId="769F7B91"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Fonts w:ascii="AppleSystemUIFont" w:hAnsi="AppleSystemUIFont" w:cs="AppleSystemUIFont"/>
          <w:color w:val="auto"/>
          <w:sz w:val="26"/>
          <w:szCs w:val="26"/>
        </w:rPr>
        <w:t>国家自然科学基金重点项目</w:t>
      </w:r>
      <w:r>
        <w:rPr>
          <w:rFonts w:ascii="AppleSystemUIFont" w:hAnsi="AppleSystemUIFont" w:cs="AppleSystemUIFont"/>
          <w:color w:val="auto"/>
          <w:sz w:val="26"/>
          <w:szCs w:val="26"/>
        </w:rPr>
        <w:t>“</w:t>
      </w:r>
      <w:r>
        <w:rPr>
          <w:rFonts w:ascii="AppleSystemUIFont" w:hAnsi="AppleSystemUIFont" w:cs="AppleSystemUIFont"/>
          <w:color w:val="auto"/>
          <w:sz w:val="26"/>
          <w:szCs w:val="26"/>
        </w:rPr>
        <w:t>工业生产系统全要素融合的交互学习和协同决策</w:t>
      </w:r>
      <w:r>
        <w:rPr>
          <w:rFonts w:ascii="AppleSystemUIFont" w:hAnsi="AppleSystemUIFont" w:cs="AppleSystemUIFont"/>
          <w:color w:val="auto"/>
          <w:sz w:val="26"/>
          <w:szCs w:val="26"/>
        </w:rPr>
        <w:t>”</w:t>
      </w:r>
      <w:r>
        <w:rPr>
          <w:rFonts w:ascii="AppleSystemUIFont" w:hAnsi="AppleSystemUIFont" w:cs="AppleSystemUIFont"/>
          <w:color w:val="auto"/>
          <w:sz w:val="26"/>
          <w:szCs w:val="26"/>
        </w:rPr>
        <w:t>（</w:t>
      </w:r>
      <w:r>
        <w:rPr>
          <w:rFonts w:ascii="AppleSystemUIFont" w:hAnsi="AppleSystemUIFont" w:cs="AppleSystemUIFont"/>
          <w:color w:val="auto"/>
          <w:sz w:val="26"/>
          <w:szCs w:val="26"/>
        </w:rPr>
        <w:t>62133011</w:t>
      </w:r>
      <w:r>
        <w:rPr>
          <w:rFonts w:ascii="AppleSystemUIFont" w:hAnsi="AppleSystemUIFont" w:cs="AppleSystemUIFont"/>
          <w:color w:val="auto"/>
          <w:sz w:val="26"/>
          <w:szCs w:val="26"/>
        </w:rPr>
        <w:t>，</w:t>
      </w:r>
      <w:r>
        <w:rPr>
          <w:rFonts w:ascii="AppleSystemUIFont" w:hAnsi="AppleSystemUIFont" w:cs="AppleSystemUIFont"/>
          <w:color w:val="auto"/>
          <w:sz w:val="26"/>
          <w:szCs w:val="26"/>
        </w:rPr>
        <w:t>2022/01-2026/12</w:t>
      </w:r>
      <w:r>
        <w:rPr>
          <w:rFonts w:ascii="AppleSystemUIFont" w:hAnsi="AppleSystemUIFont" w:cs="AppleSystemUIFont"/>
          <w:color w:val="auto"/>
          <w:sz w:val="26"/>
          <w:szCs w:val="26"/>
        </w:rPr>
        <w:t>）</w:t>
      </w:r>
    </w:p>
    <w:p w14:paraId="74ABE97F" w14:textId="75FA856A" w:rsidR="00AE2E2D" w:rsidRDefault="00AE2E2D" w:rsidP="00AE2E2D">
      <w:pPr>
        <w:pStyle w:val="af0"/>
        <w:ind w:firstLine="520"/>
      </w:pPr>
      <w:r>
        <w:rPr>
          <w:rFonts w:ascii="AppleExternalUIFontSimplifiedCh" w:eastAsia="AppleExternalUIFontSimplifiedCh" w:hAnsi="AppleSystemUIFont" w:cs="AppleExternalUIFontSimplifiedCh" w:hint="eastAsia"/>
          <w:color w:val="auto"/>
          <w:sz w:val="26"/>
          <w:szCs w:val="26"/>
        </w:rPr>
        <w:t>国家自然科学基金青年（</w:t>
      </w:r>
      <w:r>
        <w:rPr>
          <w:rFonts w:ascii="AppleSystemUIFont" w:eastAsia="AppleExternalUIFontSimplifiedCh" w:hAnsi="AppleSystemUIFont" w:cs="AppleSystemUIFont"/>
          <w:color w:val="auto"/>
          <w:sz w:val="26"/>
          <w:szCs w:val="26"/>
        </w:rPr>
        <w:t>C</w:t>
      </w:r>
      <w:r>
        <w:rPr>
          <w:rFonts w:ascii="AppleExternalUIFontSimplifiedCh" w:eastAsia="AppleExternalUIFontSimplifiedCh" w:hAnsi="AppleSystemUIFont" w:cs="AppleExternalUIFontSimplifiedCh" w:hint="eastAsia"/>
          <w:color w:val="auto"/>
          <w:sz w:val="26"/>
          <w:szCs w:val="26"/>
        </w:rPr>
        <w:t>类）项目“开放动态制造环境下学习型调度模式及调度知识跨时空增强技术”（</w:t>
      </w:r>
      <w:r>
        <w:rPr>
          <w:rFonts w:ascii="AppleSystemUIFont" w:eastAsia="AppleExternalUIFontSimplifiedCh" w:hAnsi="AppleSystemUIFont" w:cs="AppleSystemUIFont"/>
          <w:color w:val="auto"/>
          <w:sz w:val="26"/>
          <w:szCs w:val="26"/>
        </w:rPr>
        <w:t>62403365</w:t>
      </w:r>
      <w:r>
        <w:rPr>
          <w:rFonts w:ascii="AppleExternalUIFontSimplifiedCh" w:eastAsia="AppleExternalUIFontSimplifiedCh" w:hAnsi="AppleSystemUIFont" w:cs="AppleExternalUIFontSimplifiedCh" w:hint="eastAsia"/>
          <w:color w:val="auto"/>
          <w:sz w:val="26"/>
          <w:szCs w:val="26"/>
        </w:rPr>
        <w:t>，</w:t>
      </w:r>
      <w:r>
        <w:rPr>
          <w:rFonts w:ascii="AppleSystemUIFont" w:eastAsia="AppleExternalUIFontSimplifiedCh" w:hAnsi="AppleSystemUIFont" w:cs="AppleSystemUIFont"/>
          <w:color w:val="auto"/>
          <w:sz w:val="26"/>
          <w:szCs w:val="26"/>
        </w:rPr>
        <w:t>2025/01/01-2027/12</w:t>
      </w:r>
      <w:r>
        <w:rPr>
          <w:rFonts w:ascii="AppleExternalUIFontSimplifiedCh" w:eastAsia="AppleExternalUIFontSimplifiedCh" w:hAnsi="AppleSystemUIFont" w:cs="AppleExternalUIFontSimplifiedCh" w:hint="eastAsia"/>
          <w:color w:val="auto"/>
          <w:sz w:val="26"/>
          <w:szCs w:val="26"/>
        </w:rPr>
        <w:t>）</w:t>
      </w:r>
    </w:p>
  </w:comment>
  <w:comment w:id="19" w:author="Juan Liu" w:date="2026-10-11T08:54:00Z" w:initials="JL">
    <w:p w14:paraId="3EB68798" w14:textId="5E49035A" w:rsidR="00AE2E2D" w:rsidRDefault="00AE2E2D">
      <w:pPr>
        <w:pStyle w:val="af0"/>
        <w:ind w:firstLine="420"/>
      </w:pPr>
      <w:r>
        <w:rPr>
          <w:rStyle w:val="af"/>
        </w:rPr>
        <w:annotationRef/>
      </w:r>
      <w:r>
        <w:rPr>
          <w:rFonts w:hint="eastAsia"/>
        </w:rPr>
        <w:t>改了下逻辑，几段话的逻辑如下：</w:t>
      </w:r>
    </w:p>
    <w:p w14:paraId="7C80D3DA" w14:textId="754C4A4D" w:rsidR="00AE2E2D" w:rsidRDefault="00AE2E2D" w:rsidP="00AE2E2D">
      <w:pPr>
        <w:pStyle w:val="af0"/>
        <w:numPr>
          <w:ilvl w:val="0"/>
          <w:numId w:val="2"/>
        </w:numPr>
        <w:ind w:firstLineChars="0"/>
      </w:pPr>
      <w:r>
        <w:rPr>
          <w:rFonts w:hint="eastAsia"/>
        </w:rPr>
        <w:t>大背景</w:t>
      </w:r>
    </w:p>
    <w:p w14:paraId="3768B167" w14:textId="77777777" w:rsidR="00AE2E2D" w:rsidRDefault="00AE2E2D" w:rsidP="00AE2E2D">
      <w:pPr>
        <w:pStyle w:val="af0"/>
        <w:numPr>
          <w:ilvl w:val="0"/>
          <w:numId w:val="2"/>
        </w:numPr>
        <w:ind w:firstLineChars="0"/>
      </w:pPr>
      <w:r>
        <w:rPr>
          <w:rFonts w:hint="eastAsia"/>
        </w:rPr>
        <w:t>脉动线介绍</w:t>
      </w:r>
    </w:p>
    <w:p w14:paraId="29EB6341" w14:textId="3A632442" w:rsidR="00AE2E2D" w:rsidRDefault="00AE2E2D" w:rsidP="00AE2E2D">
      <w:pPr>
        <w:pStyle w:val="af0"/>
        <w:numPr>
          <w:ilvl w:val="0"/>
          <w:numId w:val="2"/>
        </w:numPr>
        <w:ind w:firstLineChars="0"/>
      </w:pPr>
      <w:r>
        <w:rPr>
          <w:rFonts w:hint="eastAsia"/>
        </w:rPr>
        <w:t>对应研究内容</w:t>
      </w:r>
      <w:r>
        <w:rPr>
          <w:rFonts w:hint="eastAsia"/>
        </w:rPr>
        <w:t>1</w:t>
      </w:r>
      <w:r>
        <w:rPr>
          <w:rFonts w:hint="eastAsia"/>
        </w:rPr>
        <w:t>，突出约束复杂</w:t>
      </w:r>
    </w:p>
    <w:p w14:paraId="15543B4F" w14:textId="0622D310" w:rsidR="00AE2E2D" w:rsidRDefault="00AE2E2D" w:rsidP="00AE2E2D">
      <w:pPr>
        <w:pStyle w:val="af0"/>
        <w:numPr>
          <w:ilvl w:val="0"/>
          <w:numId w:val="2"/>
        </w:numPr>
        <w:ind w:firstLineChars="0"/>
      </w:pPr>
      <w:r>
        <w:rPr>
          <w:rFonts w:hint="eastAsia"/>
        </w:rPr>
        <w:t>对应研究内容</w:t>
      </w:r>
      <w:r>
        <w:rPr>
          <w:rFonts w:hint="eastAsia"/>
        </w:rPr>
        <w:t>2</w:t>
      </w:r>
      <w:r>
        <w:rPr>
          <w:rFonts w:hint="eastAsia"/>
        </w:rPr>
        <w:t>，突出动态</w:t>
      </w:r>
    </w:p>
    <w:p w14:paraId="5AAF5D0D" w14:textId="7D77E577" w:rsidR="00AE2E2D" w:rsidRDefault="00AE2E2D" w:rsidP="00AE2E2D">
      <w:pPr>
        <w:pStyle w:val="af0"/>
        <w:numPr>
          <w:ilvl w:val="0"/>
          <w:numId w:val="2"/>
        </w:numPr>
        <w:ind w:firstLineChars="0"/>
      </w:pPr>
      <w:r>
        <w:rPr>
          <w:rFonts w:hint="eastAsia"/>
        </w:rPr>
        <w:t>对应研究内容</w:t>
      </w:r>
      <w:r>
        <w:rPr>
          <w:rFonts w:hint="eastAsia"/>
        </w:rPr>
        <w:t>3</w:t>
      </w:r>
      <w:r>
        <w:rPr>
          <w:rFonts w:hint="eastAsia"/>
        </w:rPr>
        <w:t>，突出多架次</w:t>
      </w:r>
    </w:p>
    <w:p w14:paraId="5B9FDB89" w14:textId="65444619" w:rsidR="00AE2E2D" w:rsidRDefault="00AE2E2D" w:rsidP="00AE2E2D">
      <w:pPr>
        <w:pStyle w:val="af0"/>
        <w:numPr>
          <w:ilvl w:val="0"/>
          <w:numId w:val="2"/>
        </w:numPr>
        <w:ind w:firstLineChars="0"/>
        <w:rPr>
          <w:rFonts w:hint="eastAsia"/>
        </w:rPr>
      </w:pPr>
      <w:r>
        <w:rPr>
          <w:rFonts w:hint="eastAsia"/>
        </w:rPr>
        <w:t>总的一段话本文思路</w:t>
      </w:r>
    </w:p>
  </w:comment>
  <w:comment w:id="51" w:author="Juan Liu" w:date="2026-10-11T08:57:00Z" w:initials="JL">
    <w:p w14:paraId="4CBC8548" w14:textId="12B41209" w:rsidR="00965825" w:rsidRDefault="00965825">
      <w:pPr>
        <w:pStyle w:val="af0"/>
        <w:ind w:firstLine="420"/>
      </w:pPr>
      <w:r>
        <w:rPr>
          <w:rStyle w:val="af"/>
        </w:rPr>
        <w:annotationRef/>
      </w:r>
      <w:r>
        <w:rPr>
          <w:rFonts w:hint="eastAsia"/>
        </w:rPr>
        <w:t>这边一部分考虑看看是否删除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CE39A1" w15:done="0"/>
  <w15:commentEx w15:paraId="74ABE97F" w15:done="0"/>
  <w15:commentEx w15:paraId="5B9FDB89" w15:done="0"/>
  <w15:commentEx w15:paraId="4CBC85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B2C2B35" w16cex:dateUtc="2026-10-11T00:48:00Z"/>
  <w16cex:commentExtensible w16cex:durableId="2D31CB2D" w16cex:dateUtc="2026-10-11T00:49:00Z"/>
  <w16cex:commentExtensible w16cex:durableId="76077961" w16cex:dateUtc="2026-10-11T00:54:00Z"/>
  <w16cex:commentExtensible w16cex:durableId="6233CDD7" w16cex:dateUtc="2026-10-11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CE39A1" w16cid:durableId="7B2C2B35"/>
  <w16cid:commentId w16cid:paraId="74ABE97F" w16cid:durableId="2D31CB2D"/>
  <w16cid:commentId w16cid:paraId="5B9FDB89" w16cid:durableId="76077961"/>
  <w16cid:commentId w16cid:paraId="4CBC8548" w16cid:durableId="6233C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83B6EA" w14:textId="77777777" w:rsidR="00D70B40" w:rsidRDefault="00D70B40">
      <w:pPr>
        <w:spacing w:line="240" w:lineRule="auto"/>
      </w:pPr>
      <w:r>
        <w:separator/>
      </w:r>
    </w:p>
  </w:endnote>
  <w:endnote w:type="continuationSeparator" w:id="0">
    <w:p w14:paraId="5B254084" w14:textId="77777777" w:rsidR="00D70B40" w:rsidRDefault="00D70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20B0604020202020204"/>
    <w:charset w:val="86"/>
    <w:family w:val="roman"/>
    <w:notTrueType/>
    <w:pitch w:val="default"/>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07555" w14:textId="77777777" w:rsidR="00427304" w:rsidRDefault="00CB3608">
    <w:pPr>
      <w:pStyle w:val="12"/>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C6C86" w14:textId="77777777" w:rsidR="00427304" w:rsidRDefault="00427304">
    <w:pPr>
      <w:pStyle w:val="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9D829" w14:textId="77777777" w:rsidR="00D70B40" w:rsidRDefault="00D70B40">
      <w:pPr>
        <w:spacing w:line="240" w:lineRule="auto"/>
      </w:pPr>
      <w:r>
        <w:separator/>
      </w:r>
    </w:p>
  </w:footnote>
  <w:footnote w:type="continuationSeparator" w:id="0">
    <w:p w14:paraId="0F9068D9" w14:textId="77777777" w:rsidR="00D70B40" w:rsidRDefault="00D70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DB1E55"/>
    <w:multiLevelType w:val="multilevel"/>
    <w:tmpl w:val="A6D4B1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D334E41"/>
    <w:multiLevelType w:val="hybridMultilevel"/>
    <w:tmpl w:val="C01EE9B8"/>
    <w:lvl w:ilvl="0" w:tplc="370879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77455046">
    <w:abstractNumId w:val="0"/>
  </w:num>
  <w:num w:numId="2" w16cid:durableId="3819505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an Liu">
    <w15:presenceInfo w15:providerId="Windows Live" w15:userId="20bcc00d7fcdcd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bordersDoNotSurroundHeader/>
  <w:bordersDoNotSurroundFooter/>
  <w:trackRevision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04"/>
    <w:rsid w:val="001159FB"/>
    <w:rsid w:val="001508DE"/>
    <w:rsid w:val="00283612"/>
    <w:rsid w:val="00300232"/>
    <w:rsid w:val="00427304"/>
    <w:rsid w:val="00427ED5"/>
    <w:rsid w:val="004902AF"/>
    <w:rsid w:val="00541300"/>
    <w:rsid w:val="005B6817"/>
    <w:rsid w:val="00631C98"/>
    <w:rsid w:val="007F1C29"/>
    <w:rsid w:val="00833C95"/>
    <w:rsid w:val="00861F88"/>
    <w:rsid w:val="008D5147"/>
    <w:rsid w:val="00935238"/>
    <w:rsid w:val="00965825"/>
    <w:rsid w:val="00AE2E2D"/>
    <w:rsid w:val="00B27B55"/>
    <w:rsid w:val="00C44953"/>
    <w:rsid w:val="00C904C1"/>
    <w:rsid w:val="00CB3608"/>
    <w:rsid w:val="00D70B40"/>
    <w:rsid w:val="00E121BA"/>
    <w:rsid w:val="00E263BC"/>
    <w:rsid w:val="00E556E7"/>
    <w:rsid w:val="00E87BA1"/>
    <w:rsid w:val="00F419EA"/>
    <w:rsid w:val="00F61F88"/>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400" w:lineRule="exact"/>
      <w:ind w:firstLineChars="200" w:firstLine="480"/>
      <w:jc w:val="both"/>
    </w:pPr>
  </w:style>
  <w:style w:type="paragraph" w:styleId="1">
    <w:name w:val="heading 1"/>
    <w:basedOn w:val="a"/>
    <w:next w:val="a"/>
    <w:uiPriority w:val="1"/>
    <w:qFormat/>
    <w:pPr>
      <w:keepNext/>
      <w:keepLines/>
      <w:spacing w:before="480" w:after="360" w:line="240" w:lineRule="auto"/>
      <w:ind w:firstLineChars="0" w:firstLine="0"/>
      <w:jc w:val="center"/>
      <w:outlineLvl w:val="0"/>
    </w:pPr>
    <w:rPr>
      <w:rFonts w:eastAsia="黑体"/>
      <w:b/>
      <w:bCs/>
      <w:sz w:val="32"/>
      <w:szCs w:val="32"/>
    </w:rPr>
  </w:style>
  <w:style w:type="paragraph" w:styleId="2">
    <w:name w:val="heading 2"/>
    <w:basedOn w:val="a"/>
    <w:next w:val="a"/>
    <w:uiPriority w:val="2"/>
    <w:qFormat/>
    <w:pPr>
      <w:keepNext/>
      <w:keepLines/>
      <w:spacing w:before="480" w:after="120" w:line="240" w:lineRule="auto"/>
      <w:ind w:firstLineChars="0" w:firstLine="0"/>
      <w:jc w:val="left"/>
      <w:outlineLvl w:val="1"/>
    </w:pPr>
    <w:rPr>
      <w:rFonts w:eastAsia="黑体"/>
      <w:b/>
      <w:bCs/>
      <w:sz w:val="30"/>
      <w:szCs w:val="30"/>
    </w:rPr>
  </w:style>
  <w:style w:type="paragraph" w:styleId="3">
    <w:name w:val="heading 3"/>
    <w:basedOn w:val="a"/>
    <w:next w:val="a"/>
    <w:uiPriority w:val="3"/>
    <w:qFormat/>
    <w:pPr>
      <w:keepNext/>
      <w:keepLines/>
      <w:spacing w:before="240" w:after="120" w:line="240" w:lineRule="auto"/>
      <w:ind w:firstLineChars="0" w:firstLine="0"/>
      <w:jc w:val="left"/>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eastAsia="仿宋"/>
      <w:kern w:val="2"/>
      <w:sz w:val="21"/>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af4">
    <w:name w:val="Title"/>
    <w:basedOn w:val="a"/>
    <w:next w:val="a"/>
    <w:uiPriority w:val="10"/>
    <w:qFormat/>
    <w:pPr>
      <w:keepNext/>
      <w:keepLines/>
      <w:spacing w:after="280" w:line="600" w:lineRule="exact"/>
      <w:ind w:left="1780" w:right="1780" w:firstLineChars="0" w:firstLine="0"/>
      <w:jc w:val="center"/>
    </w:pPr>
    <w:rPr>
      <w:rFonts w:eastAsia="黑体"/>
      <w:b/>
      <w:bCs/>
      <w:sz w:val="36"/>
      <w:szCs w:val="36"/>
    </w:rPr>
  </w:style>
  <w:style w:type="paragraph" w:customStyle="1" w:styleId="af5">
    <w:name w:val="模板表题"/>
    <w:basedOn w:val="a"/>
    <w:next w:val="a"/>
    <w:qFormat/>
    <w:pPr>
      <w:keepLines/>
      <w:spacing w:before="640" w:after="280" w:line="600" w:lineRule="exact"/>
      <w:ind w:firstLineChars="0" w:firstLine="0"/>
      <w:jc w:val="center"/>
    </w:pPr>
    <w:rPr>
      <w:rFonts w:eastAsia="黑体"/>
      <w:b/>
      <w:bCs/>
      <w:sz w:val="36"/>
      <w:szCs w:val="36"/>
    </w:rPr>
  </w:style>
  <w:style w:type="paragraph" w:customStyle="1" w:styleId="af6">
    <w:name w:val="模板说明标题"/>
    <w:basedOn w:val="a"/>
    <w:next w:val="a"/>
    <w:qFormat/>
    <w:pPr>
      <w:keepNext/>
      <w:spacing w:after="160"/>
      <w:ind w:firstLineChars="0" w:firstLine="0"/>
      <w:jc w:val="left"/>
    </w:pPr>
    <w:rPr>
      <w:b/>
      <w:bCs/>
    </w:rPr>
  </w:style>
  <w:style w:type="paragraph" w:customStyle="1" w:styleId="af7">
    <w:name w:val="模板说明正文"/>
    <w:basedOn w:val="a"/>
    <w:next w:val="a"/>
    <w:qFormat/>
    <w:pPr>
      <w:spacing w:before="120"/>
      <w:ind w:firstLineChars="0" w:firstLine="0"/>
      <w:jc w:val="left"/>
    </w:pPr>
  </w:style>
  <w:style w:type="paragraph" w:customStyle="1" w:styleId="af8">
    <w:name w:val="含公式正文"/>
    <w:basedOn w:val="a"/>
    <w:next w:val="a"/>
    <w:qFormat/>
    <w:pPr>
      <w:spacing w:line="400" w:lineRule="atLeast"/>
    </w:pPr>
  </w:style>
  <w:style w:type="paragraph" w:customStyle="1" w:styleId="af9">
    <w:name w:val="公式说明"/>
    <w:basedOn w:val="a"/>
    <w:next w:val="a"/>
    <w:qFormat/>
    <w:pPr>
      <w:keepNext/>
      <w:spacing w:line="400" w:lineRule="atLeast"/>
    </w:pPr>
  </w:style>
  <w:style w:type="paragraph" w:customStyle="1" w:styleId="afa">
    <w:name w:val="表格正文"/>
    <w:basedOn w:val="a"/>
    <w:next w:val="a"/>
    <w:qFormat/>
    <w:pPr>
      <w:spacing w:line="340" w:lineRule="atLeast"/>
      <w:ind w:firstLineChars="0" w:firstLine="0"/>
      <w:jc w:val="left"/>
    </w:pPr>
    <w:rPr>
      <w:sz w:val="21"/>
      <w:szCs w:val="21"/>
    </w:rPr>
  </w:style>
  <w:style w:type="paragraph" w:customStyle="1" w:styleId="afb">
    <w:name w:val="表格居中正文"/>
    <w:basedOn w:val="a"/>
    <w:next w:val="a"/>
    <w:qFormat/>
    <w:pPr>
      <w:spacing w:line="340" w:lineRule="atLeast"/>
      <w:ind w:firstLineChars="0" w:firstLine="0"/>
      <w:jc w:val="center"/>
    </w:pPr>
    <w:rPr>
      <w:sz w:val="21"/>
      <w:szCs w:val="21"/>
    </w:rPr>
  </w:style>
  <w:style w:type="paragraph" w:customStyle="1" w:styleId="afc">
    <w:name w:val="表格表头"/>
    <w:basedOn w:val="a"/>
    <w:next w:val="a"/>
    <w:qFormat/>
    <w:pPr>
      <w:keepLines/>
      <w:spacing w:line="340" w:lineRule="atLeast"/>
      <w:ind w:firstLineChars="0" w:firstLine="0"/>
      <w:jc w:val="center"/>
    </w:pPr>
    <w:rPr>
      <w:rFonts w:eastAsia="黑体"/>
      <w:b/>
      <w:bCs/>
      <w:sz w:val="21"/>
      <w:szCs w:val="21"/>
    </w:rPr>
  </w:style>
  <w:style w:type="paragraph" w:customStyle="1" w:styleId="afd">
    <w:name w:val="插图"/>
    <w:basedOn w:val="a"/>
    <w:next w:val="a"/>
    <w:qFormat/>
    <w:pPr>
      <w:keepNext/>
      <w:keepLines/>
      <w:spacing w:before="120" w:after="60" w:line="240" w:lineRule="auto"/>
      <w:ind w:firstLineChars="0" w:firstLine="0"/>
      <w:jc w:val="center"/>
    </w:pPr>
  </w:style>
  <w:style w:type="paragraph" w:customStyle="1" w:styleId="afe">
    <w:name w:val="独立公式"/>
    <w:basedOn w:val="a"/>
    <w:next w:val="a"/>
    <w:qFormat/>
    <w:pPr>
      <w:keepLines/>
      <w:spacing w:before="120" w:after="120" w:line="400" w:lineRule="atLeast"/>
      <w:ind w:firstLineChars="0" w:firstLine="0"/>
      <w:jc w:val="center"/>
    </w:pPr>
  </w:style>
  <w:style w:type="paragraph" w:customStyle="1" w:styleId="aff">
    <w:name w:val="图题"/>
    <w:basedOn w:val="a"/>
    <w:next w:val="a"/>
    <w:qFormat/>
    <w:pPr>
      <w:keepLines/>
      <w:spacing w:before="120" w:after="240" w:line="240" w:lineRule="auto"/>
      <w:ind w:firstLineChars="0" w:firstLine="0"/>
      <w:jc w:val="center"/>
    </w:pPr>
    <w:rPr>
      <w:sz w:val="21"/>
      <w:szCs w:val="21"/>
    </w:rPr>
  </w:style>
  <w:style w:type="paragraph" w:customStyle="1" w:styleId="aff0">
    <w:name w:val="表题"/>
    <w:basedOn w:val="a"/>
    <w:next w:val="a"/>
    <w:qFormat/>
    <w:pPr>
      <w:keepNext/>
      <w:keepLines/>
      <w:spacing w:before="120" w:after="120" w:line="240" w:lineRule="auto"/>
      <w:ind w:firstLineChars="0" w:firstLine="0"/>
      <w:jc w:val="center"/>
    </w:pPr>
    <w:rPr>
      <w:sz w:val="21"/>
      <w:szCs w:val="21"/>
    </w:rPr>
  </w:style>
  <w:style w:type="paragraph" w:customStyle="1" w:styleId="aff1">
    <w:name w:val="参考文献条目"/>
    <w:basedOn w:val="a"/>
    <w:next w:val="a"/>
    <w:qFormat/>
    <w:pPr>
      <w:keepLines/>
      <w:spacing w:line="320" w:lineRule="atLeast"/>
      <w:ind w:left="420" w:hangingChars="200" w:hanging="420"/>
      <w:jc w:val="left"/>
    </w:pPr>
    <w:rPr>
      <w:sz w:val="21"/>
      <w:szCs w:val="21"/>
    </w:rPr>
  </w:style>
  <w:style w:type="paragraph" w:customStyle="1" w:styleId="12">
    <w:name w:val="页码1"/>
    <w:basedOn w:val="a"/>
    <w:next w:val="a"/>
    <w:qFormat/>
    <w:pPr>
      <w:spacing w:line="240" w:lineRule="auto"/>
      <w:ind w:firstLineChars="0" w:firstLine="0"/>
      <w:jc w:val="center"/>
    </w:pPr>
    <w:rPr>
      <w:sz w:val="20"/>
      <w:szCs w:val="20"/>
    </w:rPr>
  </w:style>
  <w:style w:type="paragraph" w:customStyle="1" w:styleId="aff2">
    <w:name w:val="页眉正文"/>
    <w:basedOn w:val="a"/>
    <w:next w:val="a"/>
    <w:qFormat/>
    <w:pPr>
      <w:spacing w:line="240" w:lineRule="auto"/>
      <w:ind w:firstLineChars="0" w:firstLine="0"/>
      <w:jc w:val="center"/>
    </w:pPr>
    <w:rPr>
      <w:sz w:val="20"/>
      <w:szCs w:val="20"/>
    </w:rPr>
  </w:style>
  <w:style w:type="paragraph" w:customStyle="1" w:styleId="aff3">
    <w:name w:val="空白段落"/>
    <w:basedOn w:val="a"/>
    <w:next w:val="a"/>
    <w:qFormat/>
    <w:pPr>
      <w:spacing w:line="240" w:lineRule="auto"/>
      <w:ind w:firstLineChars="0" w:firstLine="0"/>
      <w:jc w:val="left"/>
    </w:pPr>
  </w:style>
  <w:style w:type="character" w:customStyle="1" w:styleId="aff4">
    <w:name w:val="正文强调"/>
    <w:basedOn w:val="a0"/>
    <w:rPr>
      <w:b/>
      <w:bCs/>
    </w:rPr>
  </w:style>
  <w:style w:type="character" w:customStyle="1" w:styleId="aff5">
    <w:name w:val="正文斜体"/>
    <w:basedOn w:val="a0"/>
    <w:rPr>
      <w:i/>
      <w:iCs/>
    </w:rPr>
  </w:style>
  <w:style w:type="character" w:customStyle="1" w:styleId="aff6">
    <w:name w:val="上标文字"/>
    <w:basedOn w:val="a0"/>
    <w:rPr>
      <w:vertAlign w:val="superscript"/>
    </w:rPr>
  </w:style>
  <w:style w:type="character" w:customStyle="1" w:styleId="aff7">
    <w:name w:val="下标文字"/>
    <w:basedOn w:val="a0"/>
    <w:rPr>
      <w:vertAlign w:val="subscript"/>
    </w:rPr>
  </w:style>
  <w:style w:type="character" w:customStyle="1" w:styleId="aff8">
    <w:name w:val="网页地址"/>
    <w:basedOn w:val="a0"/>
    <w:rPr>
      <w:spacing w:val="-2"/>
    </w:rPr>
  </w:style>
  <w:style w:type="character" w:customStyle="1" w:styleId="aff9">
    <w:name w:val="数学公式文字"/>
    <w:basedOn w:val="a0"/>
    <w:rPr>
      <w:rFonts w:ascii="Cambria Math" w:eastAsia="Cambria Math" w:hAnsi="Cambria Math" w:cs="Cambria Math"/>
      <w:color w:val="000000"/>
      <w:sz w:val="24"/>
      <w:szCs w:val="24"/>
    </w:rPr>
  </w:style>
  <w:style w:type="paragraph" w:customStyle="1" w:styleId="affa">
    <w:name w:val="正文条目"/>
    <w:basedOn w:val="a"/>
  </w:style>
  <w:style w:type="paragraph" w:customStyle="1" w:styleId="41">
    <w:name w:val="标题 41"/>
    <w:basedOn w:val="3"/>
    <w:next w:val="a"/>
    <w:pPr>
      <w:outlineLvl w:val="3"/>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hpsy gslrt</dc:creator>
  <cp:keywords/>
  <dc:description/>
  <cp:lastModifiedBy>Juan Liu</cp:lastModifiedBy>
  <cp:revision>4</cp:revision>
  <cp:lastPrinted>2019-04-03T16:24:00Z</cp:lastPrinted>
  <dcterms:created xsi:type="dcterms:W3CDTF">2026-10-10T16:35:00Z</dcterms:created>
  <dcterms:modified xsi:type="dcterms:W3CDTF">2026-10-11T00:57:00Z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